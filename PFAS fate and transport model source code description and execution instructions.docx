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CDD5C" w14:textId="6034BD61" w:rsidR="00311A95" w:rsidRPr="00D57DB9" w:rsidRDefault="00311A95" w:rsidP="00311A95">
      <w:pPr>
        <w:rPr>
          <w:b/>
          <w:bCs/>
        </w:rPr>
      </w:pPr>
      <w:r>
        <w:rPr>
          <w:b/>
          <w:bCs/>
        </w:rPr>
        <w:t>1</w:t>
      </w:r>
      <w:r w:rsidRPr="00D57DB9">
        <w:rPr>
          <w:b/>
          <w:bCs/>
        </w:rPr>
        <w:t>.</w:t>
      </w:r>
      <w:r>
        <w:rPr>
          <w:b/>
          <w:bCs/>
        </w:rPr>
        <w:t xml:space="preserve"> </w:t>
      </w:r>
      <w:r w:rsidRPr="00D57DB9">
        <w:rPr>
          <w:b/>
          <w:bCs/>
        </w:rPr>
        <w:t>Instruction for model developers</w:t>
      </w:r>
    </w:p>
    <w:p w14:paraId="7F74D7A7" w14:textId="7783EB11" w:rsidR="00311A95" w:rsidRDefault="00311A95" w:rsidP="00311A95">
      <w:pPr>
        <w:spacing w:line="360" w:lineRule="auto"/>
        <w:ind w:firstLine="720"/>
        <w:jc w:val="both"/>
        <w:rPr>
          <w:rFonts w:eastAsia="TimesLTStd-Roman" w:cs="Times New Roman"/>
          <w:szCs w:val="24"/>
          <w:lang w:eastAsia="zh-CN"/>
        </w:rPr>
      </w:pPr>
      <w:r w:rsidRPr="006A7023">
        <w:rPr>
          <w:rFonts w:eastAsia="TimesLTStd-Roman" w:cs="Times New Roman"/>
          <w:szCs w:val="24"/>
          <w:lang w:eastAsia="zh-CN"/>
        </w:rPr>
        <w:t xml:space="preserve">This section is specifically for the developers of the SWAT-MODFLOW model, who want to </w:t>
      </w:r>
      <w:r>
        <w:rPr>
          <w:rFonts w:eastAsia="TimesLTStd-Roman" w:cs="Times New Roman"/>
          <w:szCs w:val="24"/>
          <w:lang w:eastAsia="zh-CN"/>
        </w:rPr>
        <w:t>advance further</w:t>
      </w:r>
      <w:r w:rsidRPr="006A7023">
        <w:rPr>
          <w:rFonts w:eastAsia="TimesLTStd-Roman" w:cs="Times New Roman"/>
          <w:szCs w:val="24"/>
          <w:lang w:eastAsia="zh-CN"/>
        </w:rPr>
        <w:t xml:space="preserve"> the processes we incorporated into the model. </w:t>
      </w:r>
    </w:p>
    <w:p w14:paraId="40821B94" w14:textId="77777777" w:rsidR="00311A95" w:rsidRPr="006A7023" w:rsidRDefault="00311A95" w:rsidP="00311A95">
      <w:pPr>
        <w:spacing w:line="360" w:lineRule="auto"/>
        <w:ind w:firstLine="720"/>
        <w:jc w:val="both"/>
        <w:rPr>
          <w:rFonts w:eastAsia="TimesLTStd-Roman" w:cs="Times New Roman"/>
          <w:szCs w:val="24"/>
          <w:lang w:eastAsia="zh-CN"/>
        </w:rPr>
      </w:pPr>
      <w:r w:rsidRPr="006A7023">
        <w:rPr>
          <w:rFonts w:eastAsia="TimesLTStd-Roman" w:cs="Times New Roman"/>
          <w:szCs w:val="24"/>
          <w:lang w:eastAsia="zh-CN"/>
        </w:rPr>
        <w:t xml:space="preserve">In the SWAT model source code, </w:t>
      </w:r>
      <w:r>
        <w:rPr>
          <w:rFonts w:eastAsia="TimesLTStd-Roman" w:cs="Times New Roman"/>
          <w:szCs w:val="24"/>
          <w:lang w:eastAsia="zh-CN"/>
        </w:rPr>
        <w:t>more than 70 modules and subroutines</w:t>
      </w:r>
      <w:r w:rsidRPr="006A7023">
        <w:rPr>
          <w:rFonts w:eastAsia="TimesLTStd-Roman" w:cs="Times New Roman"/>
          <w:szCs w:val="24"/>
          <w:lang w:eastAsia="zh-CN"/>
        </w:rPr>
        <w:t xml:space="preserve"> are directly involved in PFAS fate and transport simulation. We start with the new and </w:t>
      </w:r>
      <w:r>
        <w:rPr>
          <w:rFonts w:eastAsia="TimesLTStd-Roman" w:cs="Times New Roman"/>
          <w:szCs w:val="24"/>
          <w:lang w:eastAsia="zh-CN"/>
        </w:rPr>
        <w:t>essential subroutines</w:t>
      </w:r>
      <w:r w:rsidRPr="006A7023">
        <w:rPr>
          <w:rFonts w:eastAsia="TimesLTStd-Roman" w:cs="Times New Roman"/>
          <w:szCs w:val="24"/>
          <w:lang w:eastAsia="zh-CN"/>
        </w:rPr>
        <w:t xml:space="preserve"> </w:t>
      </w:r>
      <w:r>
        <w:rPr>
          <w:rFonts w:eastAsia="TimesLTStd-Roman" w:cs="Times New Roman"/>
          <w:szCs w:val="24"/>
          <w:lang w:eastAsia="zh-CN"/>
        </w:rPr>
        <w:t>we</w:t>
      </w:r>
      <w:r w:rsidRPr="006A7023">
        <w:rPr>
          <w:rFonts w:eastAsia="TimesLTStd-Roman" w:cs="Times New Roman"/>
          <w:szCs w:val="24"/>
          <w:lang w:eastAsia="zh-CN"/>
        </w:rPr>
        <w:t xml:space="preserve"> added or modified in the source code. </w:t>
      </w:r>
    </w:p>
    <w:p w14:paraId="5A68C49F"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readchm</w:t>
      </w:r>
      <w:r w:rsidRPr="006A7023">
        <w:rPr>
          <w:rFonts w:eastAsia="TimesLTStd-Roman" w:cs="Times New Roman"/>
          <w:b/>
          <w:bCs/>
          <w:szCs w:val="24"/>
          <w:lang w:eastAsia="zh-CN"/>
        </w:rPr>
        <w:t xml:space="preserve">: </w:t>
      </w:r>
      <w:r w:rsidRPr="006A7023">
        <w:rPr>
          <w:rFonts w:eastAsia="TimesLTStd-Roman" w:cs="Times New Roman"/>
          <w:szCs w:val="24"/>
          <w:lang w:eastAsia="zh-CN"/>
        </w:rPr>
        <w:t xml:space="preserve">This </w:t>
      </w:r>
      <w:r>
        <w:rPr>
          <w:rFonts w:eastAsia="TimesLTStd-Roman" w:cs="Times New Roman"/>
          <w:szCs w:val="24"/>
          <w:lang w:eastAsia="zh-CN"/>
        </w:rPr>
        <w:t>subroutine</w:t>
      </w:r>
      <w:r w:rsidRPr="006A7023">
        <w:rPr>
          <w:rFonts w:eastAsia="TimesLTStd-Roman" w:cs="Times New Roman"/>
          <w:szCs w:val="24"/>
          <w:lang w:eastAsia="zh-CN"/>
        </w:rPr>
        <w:t xml:space="preserve"> in the new model is modified to read the following variables from each HRU: 1) initial PFAS amount in </w:t>
      </w:r>
      <w:r w:rsidRPr="006A7023">
        <w:rPr>
          <w:rFonts w:cs="Times New Roman"/>
          <w:szCs w:val="24"/>
        </w:rPr>
        <w:t>soil layers, 2) the Freundlich coefficients</w:t>
      </w:r>
      <w:r w:rsidRPr="006A7023">
        <w:rPr>
          <w:rFonts w:eastAsia="TimesLTStd-Roman" w:cs="Times New Roman"/>
          <w:szCs w:val="24"/>
          <w:lang w:eastAsia="zh-CN"/>
        </w:rPr>
        <w:t xml:space="preserve"> (kf and n) corresponding to each PFAS associated with the physiochemical properties of the soil layers. This module can read the above-mentioned variables for several PFAS compounds from each soil layer of an HRU. Note: the amount of PFAS in the soil layers must be specified as </w:t>
      </w:r>
      <w:r w:rsidRPr="006A7023">
        <w:rPr>
          <w:rFonts w:cs="Times New Roman"/>
          <w:szCs w:val="24"/>
        </w:rPr>
        <w:t>μ</w:t>
      </w:r>
      <w:r w:rsidRPr="006A7023">
        <w:rPr>
          <w:rFonts w:eastAsiaTheme="minorEastAsia" w:cs="Times New Roman"/>
          <w:szCs w:val="24"/>
        </w:rPr>
        <w:t xml:space="preserve">g/ha, then the module converts it to kg/ha for internal processes. </w:t>
      </w:r>
    </w:p>
    <w:p w14:paraId="004BE906" w14:textId="77777777" w:rsidR="00311A95" w:rsidRPr="0093360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readpfas</w:t>
      </w:r>
      <w:r w:rsidRPr="006A7023">
        <w:rPr>
          <w:rFonts w:eastAsia="TimesLTStd-Roman" w:cs="Times New Roman"/>
          <w:szCs w:val="24"/>
          <w:lang w:eastAsia="zh-CN"/>
        </w:rPr>
        <w:t>: This module is added to the model to read global variables in the PFAS input database (pfas.dat). These global variables are 1) percolation coefficients, 2) the PFAS molecular weights (kg/mol), and 3) the solubility (mg/l) of PFAS compounds</w:t>
      </w:r>
      <w:r>
        <w:rPr>
          <w:rFonts w:eastAsia="TimesLTStd-Roman" w:cs="Times New Roman"/>
          <w:szCs w:val="24"/>
          <w:lang w:eastAsia="zh-CN"/>
        </w:rPr>
        <w:t xml:space="preserve">, </w:t>
      </w:r>
      <w:r w:rsidRPr="00C86B63">
        <w:rPr>
          <w:rFonts w:cs="Times New Roman"/>
          <w:i/>
          <w:szCs w:val="24"/>
        </w:rPr>
        <w:t>K</w:t>
      </w:r>
      <w:r w:rsidRPr="00C86B63">
        <w:rPr>
          <w:rFonts w:cs="Times New Roman"/>
          <w:i/>
          <w:szCs w:val="24"/>
          <w:vertAlign w:val="subscript"/>
        </w:rPr>
        <w:t>L</w:t>
      </w:r>
      <w:r w:rsidRPr="00C86B63">
        <w:rPr>
          <w:rFonts w:cs="Times New Roman"/>
          <w:szCs w:val="24"/>
        </w:rPr>
        <w:t xml:space="preserve"> </w:t>
      </w:r>
      <w:r>
        <w:rPr>
          <w:rFonts w:cs="Times New Roman"/>
          <w:szCs w:val="24"/>
        </w:rPr>
        <w:t xml:space="preserve">(l/nmol) </w:t>
      </w:r>
      <w:r>
        <w:rPr>
          <w:rFonts w:eastAsia="TimesLTStd-Roman" w:cs="Times New Roman"/>
          <w:szCs w:val="24"/>
          <w:lang w:eastAsia="zh-CN"/>
        </w:rPr>
        <w:t xml:space="preserve">and </w:t>
      </w:r>
      <w:proofErr w:type="spellStart"/>
      <w:r w:rsidRPr="00D7778A">
        <w:rPr>
          <w:rFonts w:cs="Times New Roman"/>
          <w:i/>
          <w:iCs/>
          <w:szCs w:val="24"/>
        </w:rPr>
        <w:t>Ґ</w:t>
      </w:r>
      <w:r w:rsidRPr="00D7778A">
        <w:rPr>
          <w:rFonts w:cs="Times New Roman"/>
          <w:i/>
          <w:iCs/>
          <w:szCs w:val="24"/>
          <w:vertAlign w:val="subscript"/>
        </w:rPr>
        <w:t>max</w:t>
      </w:r>
      <w:proofErr w:type="spellEnd"/>
      <w:r>
        <w:rPr>
          <w:rFonts w:cs="Times New Roman"/>
          <w:szCs w:val="24"/>
        </w:rPr>
        <w:t xml:space="preserve"> (nmol/m2). </w:t>
      </w:r>
    </w:p>
    <w:p w14:paraId="7B3735D0" w14:textId="03099C63" w:rsidR="00311A95" w:rsidRPr="00B06D22" w:rsidRDefault="00311A95" w:rsidP="00311A95">
      <w:pPr>
        <w:spacing w:line="360" w:lineRule="auto"/>
        <w:jc w:val="both"/>
        <w:rPr>
          <w:rFonts w:cs="Times New Roman"/>
          <w:b/>
          <w:bCs/>
        </w:rPr>
      </w:pPr>
      <w:r w:rsidRPr="006A7023">
        <w:rPr>
          <w:rFonts w:eastAsia="TimesLTStd-Roman" w:cs="Times New Roman"/>
          <w:b/>
          <w:bCs/>
          <w:i/>
          <w:iCs/>
          <w:szCs w:val="24"/>
          <w:lang w:eastAsia="zh-CN"/>
        </w:rPr>
        <w:t>pfaslch</w:t>
      </w:r>
      <w:r w:rsidRPr="006A7023">
        <w:rPr>
          <w:rFonts w:eastAsia="TimesLTStd-Roman" w:cs="Times New Roman"/>
          <w:szCs w:val="24"/>
          <w:lang w:eastAsia="zh-CN"/>
        </w:rPr>
        <w:t xml:space="preserve">: this module is added to the model </w:t>
      </w:r>
      <w:r>
        <w:rPr>
          <w:rFonts w:eastAsia="TimesLTStd-Roman" w:cs="Times New Roman"/>
          <w:szCs w:val="24"/>
          <w:lang w:eastAsia="zh-CN"/>
        </w:rPr>
        <w:t xml:space="preserve">source code </w:t>
      </w:r>
      <w:r w:rsidRPr="006A7023">
        <w:rPr>
          <w:rFonts w:eastAsia="TimesLTStd-Roman" w:cs="Times New Roman"/>
          <w:szCs w:val="24"/>
          <w:lang w:eastAsia="zh-CN"/>
        </w:rPr>
        <w:t>to simulate PFAS fate and transport in the soil layers</w:t>
      </w:r>
      <w:r>
        <w:rPr>
          <w:rFonts w:eastAsia="TimesLTStd-Roman" w:cs="Times New Roman"/>
          <w:szCs w:val="24"/>
          <w:lang w:eastAsia="zh-CN"/>
        </w:rPr>
        <w:t xml:space="preserve"> as described in Section 2.1 in the manuscript</w:t>
      </w:r>
      <w:r w:rsidRPr="006A7023">
        <w:rPr>
          <w:rFonts w:eastAsia="TimesLTStd-Roman" w:cs="Times New Roman"/>
          <w:szCs w:val="24"/>
          <w:lang w:eastAsia="zh-CN"/>
        </w:rPr>
        <w:t xml:space="preserve">. It solves </w:t>
      </w:r>
      <w:r>
        <w:rPr>
          <w:rFonts w:eastAsia="TimesLTStd-Roman" w:cs="Times New Roman"/>
          <w:szCs w:val="24"/>
          <w:lang w:eastAsia="zh-CN"/>
        </w:rPr>
        <w:t>Equation (1)</w:t>
      </w:r>
      <w:r w:rsidRPr="006A7023">
        <w:rPr>
          <w:rFonts w:eastAsia="TimesLTStd-Roman" w:cs="Times New Roman"/>
          <w:szCs w:val="24"/>
          <w:lang w:eastAsia="zh-CN"/>
        </w:rPr>
        <w:t xml:space="preserve"> to find the PFAS equilibrium concentration at the aqueous form of the soil layer. Then, using </w:t>
      </w:r>
      <w:r>
        <w:rPr>
          <w:rFonts w:eastAsia="TimesLTStd-Roman" w:cs="Times New Roman"/>
          <w:szCs w:val="24"/>
          <w:lang w:eastAsia="zh-CN"/>
        </w:rPr>
        <w:t xml:space="preserve">the </w:t>
      </w:r>
      <w:r w:rsidRPr="006A7023">
        <w:rPr>
          <w:rFonts w:eastAsia="TimesLTStd-Roman" w:cs="Times New Roman"/>
          <w:szCs w:val="24"/>
          <w:lang w:eastAsia="zh-CN"/>
        </w:rPr>
        <w:t xml:space="preserve">PFAS percolation coefficient and the amount of surface runoff, lateral flow, and percolation, the module estimates PFAS transport via surface runoff and leaching to the lower layers or moving by lateral flow to the outlet of the sub-watersheds. </w:t>
      </w:r>
      <w:r w:rsidRPr="00B06D22">
        <w:rPr>
          <w:rFonts w:cs="Times New Roman"/>
        </w:rPr>
        <w:t>To solve the non-linear advection-dispersion Equation (1)</w:t>
      </w:r>
      <w:r w:rsidR="006C50F7">
        <w:rPr>
          <w:rFonts w:cs="Times New Roman"/>
        </w:rPr>
        <w:t xml:space="preserve"> as presented in the manuscript</w:t>
      </w:r>
      <w:r w:rsidRPr="00B06D22">
        <w:rPr>
          <w:rFonts w:cs="Times New Roman"/>
        </w:rPr>
        <w:t>, we implemented the improved version of Halley</w:t>
      </w:r>
      <w:r>
        <w:rPr>
          <w:rFonts w:cs="Times New Roman"/>
        </w:rPr>
        <w:t>’</w:t>
      </w:r>
      <w:r w:rsidRPr="00B06D22">
        <w:rPr>
          <w:rFonts w:cs="Times New Roman"/>
        </w:rPr>
        <w:t>s method (IHM) (</w:t>
      </w:r>
      <w:proofErr w:type="spellStart"/>
      <w:r w:rsidRPr="00B06D22">
        <w:rPr>
          <w:rFonts w:cs="Times New Roman"/>
        </w:rPr>
        <w:t>Barrada</w:t>
      </w:r>
      <w:proofErr w:type="spellEnd"/>
      <w:r w:rsidRPr="00B06D22">
        <w:rPr>
          <w:rFonts w:cs="Times New Roman"/>
        </w:rPr>
        <w:t xml:space="preserve"> et al., 2020). Assuming Equation (1) is </w:t>
      </w:r>
      <w:r w:rsidRPr="00B06D22">
        <w:rPr>
          <w:rFonts w:cs="Times New Roman"/>
          <w:i/>
          <w:iCs/>
        </w:rPr>
        <w:t>f (x)=0</w:t>
      </w:r>
      <w:r w:rsidRPr="00B06D22">
        <w:rPr>
          <w:rFonts w:cs="Times New Roman"/>
        </w:rPr>
        <w:t xml:space="preserve"> with available first and second derivatives as </w:t>
      </w:r>
      <w:r w:rsidRPr="00B06D22">
        <w:rPr>
          <w:rFonts w:cs="Times New Roman"/>
          <w:i/>
          <w:iCs/>
        </w:rPr>
        <w:t xml:space="preserve">f ́ </w:t>
      </w:r>
      <w:r w:rsidRPr="00B06D22">
        <w:rPr>
          <w:rFonts w:cs="Times New Roman"/>
        </w:rPr>
        <w:t xml:space="preserve">(x) and </w:t>
      </w:r>
      <w:r w:rsidRPr="00B06D22">
        <w:rPr>
          <w:rFonts w:cs="Times New Roman"/>
          <w:i/>
          <w:iCs/>
        </w:rPr>
        <w:t>f ́ ́</w:t>
      </w:r>
      <w:r w:rsidRPr="00B06D22">
        <w:rPr>
          <w:rFonts w:cs="Times New Roman"/>
        </w:rPr>
        <w:t>(x),</w:t>
      </w:r>
      <w:r w:rsidRPr="00B06D22">
        <w:rPr>
          <w:rFonts w:cs="Times New Roman"/>
          <w:i/>
          <w:iCs/>
        </w:rPr>
        <w:t xml:space="preserve"> </w:t>
      </w:r>
      <w:r w:rsidRPr="00B06D22">
        <w:rPr>
          <w:rFonts w:cs="Times New Roman"/>
        </w:rPr>
        <w:t>the IHM finds the root</w:t>
      </w:r>
      <w:r w:rsidRPr="00B06D22">
        <w:rPr>
          <w:rFonts w:cs="Times New Roman"/>
          <w:i/>
          <w:iCs/>
        </w:rPr>
        <w:t xml:space="preserve"> (</w:t>
      </w:r>
      <w:proofErr w:type="spellStart"/>
      <w:r w:rsidRPr="00B06D22">
        <w:rPr>
          <w:rFonts w:cs="Times New Roman"/>
          <w:i/>
          <w:iCs/>
        </w:rPr>
        <w:t>x</w:t>
      </w:r>
      <w:r w:rsidRPr="00B06D22">
        <w:rPr>
          <w:rFonts w:cs="Times New Roman"/>
          <w:i/>
          <w:iCs/>
          <w:vertAlign w:val="subscript"/>
        </w:rPr>
        <w:t>n</w:t>
      </w:r>
      <w:proofErr w:type="spellEnd"/>
      <w:r w:rsidRPr="00B06D22">
        <w:rPr>
          <w:rFonts w:cs="Times New Roman"/>
          <w:i/>
          <w:iCs/>
        </w:rPr>
        <w:t xml:space="preserve">) </w:t>
      </w:r>
      <w:r w:rsidRPr="00B06D22">
        <w:rPr>
          <w:rFonts w:cs="Times New Roman"/>
        </w:rPr>
        <w:t xml:space="preserve">by iterating </w:t>
      </w:r>
      <w:r w:rsidRPr="00B06D22">
        <w:rPr>
          <w:rFonts w:cs="Times New Roman"/>
          <w:szCs w:val="24"/>
        </w:rPr>
        <w:t>Equation (</w:t>
      </w:r>
      <w:r>
        <w:rPr>
          <w:rFonts w:cs="Times New Roman"/>
          <w:szCs w:val="24"/>
        </w:rPr>
        <w:t>S1</w:t>
      </w:r>
      <w:r w:rsidRPr="00B06D22">
        <w:rPr>
          <w:rFonts w:cs="Times New Roman"/>
          <w:szCs w:val="24"/>
        </w:rPr>
        <w:t>)</w:t>
      </w:r>
      <w:r w:rsidRPr="00B06D22">
        <w:rPr>
          <w:rFonts w:cs="Times New Roman"/>
        </w:rPr>
        <w:t>. To ensure convergence to the root, we implemented a bisect technique before IHM execution to find a close approximation to the root.</w:t>
      </w:r>
    </w:p>
    <w:p w14:paraId="101853F8" w14:textId="77777777" w:rsidR="00311A95" w:rsidRPr="007466AE" w:rsidRDefault="009E3264" w:rsidP="00311A95">
      <w:pPr>
        <w:spacing w:line="360" w:lineRule="auto"/>
        <w:jc w:val="center"/>
        <w:rPr>
          <w:rFonts w:cs="Times New Roman"/>
        </w:rPr>
      </w:pPr>
      <m:oMath>
        <m:sSub>
          <m:sSubPr>
            <m:ctrlPr>
              <w:ins w:id="0"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ins w:id="1"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f>
          <m:fPr>
            <m:ctrlPr>
              <w:ins w:id="2" w:author="Rafiei, Vahid" w:date="2022-09-26T09:15:00Z">
                <w:rPr>
                  <w:rFonts w:ascii="Cambria Math" w:hAnsi="Cambria Math" w:cs="Times New Roman"/>
                  <w:i/>
                </w:rPr>
              </w:ins>
            </m:ctrlPr>
          </m:fPr>
          <m:num>
            <m:r>
              <w:rPr>
                <w:rFonts w:ascii="Cambria Math" w:hAnsi="Cambria Math" w:cs="Times New Roman"/>
              </w:rPr>
              <m:t>4.f</m:t>
            </m:r>
            <m:d>
              <m:dPr>
                <m:ctrlPr>
                  <w:ins w:id="3" w:author="Rafiei, Vahid" w:date="2022-09-26T09:15:00Z">
                    <w:rPr>
                      <w:rFonts w:ascii="Cambria Math" w:hAnsi="Cambria Math" w:cs="Times New Roman"/>
                      <w:i/>
                    </w:rPr>
                  </w:ins>
                </m:ctrlPr>
              </m:dPr>
              <m:e>
                <m:sSub>
                  <m:sSubPr>
                    <m:ctrlPr>
                      <w:ins w:id="4"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.[1-</m:t>
            </m:r>
            <m:f>
              <m:fPr>
                <m:ctrlPr>
                  <w:ins w:id="5" w:author="Rafiei, Vahid" w:date="2022-09-26T09:15:00Z">
                    <w:rPr>
                      <w:rFonts w:ascii="Cambria Math" w:hAnsi="Cambria Math" w:cs="Times New Roman"/>
                      <w:i/>
                    </w:rPr>
                  </w:ins>
                </m:ctrlPr>
              </m:fPr>
              <m:num>
                <m:r>
                  <w:rPr>
                    <w:rFonts w:ascii="Cambria Math" w:hAnsi="Cambria Math" w:cs="Times New Roman"/>
                  </w:rPr>
                  <m:t>f</m:t>
                </m:r>
                <m:d>
                  <m:dPr>
                    <m:ctrlPr>
                      <w:ins w:id="6" w:author="Rafiei, Vahid" w:date="2022-09-26T09:15:00Z">
                        <w:rPr>
                          <w:rFonts w:ascii="Cambria Math" w:hAnsi="Cambria Math" w:cs="Times New Roman"/>
                          <w:i/>
                        </w:rPr>
                      </w:ins>
                    </m:ctrlPr>
                  </m:dPr>
                  <m:e>
                    <m:sSub>
                      <m:sSubPr>
                        <m:ctrlPr>
                          <w:ins w:id="7"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p>
                  <m:sSupPr>
                    <m:ctrlPr>
                      <w:ins w:id="8"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d>
                  <m:dPr>
                    <m:ctrlPr>
                      <w:ins w:id="9" w:author="Rafiei, Vahid" w:date="2022-09-26T09:15:00Z">
                        <w:rPr>
                          <w:rFonts w:ascii="Cambria Math" w:hAnsi="Cambria Math" w:cs="Times New Roman"/>
                          <w:i/>
                        </w:rPr>
                      </w:ins>
                    </m:ctrlPr>
                  </m:dPr>
                  <m:e>
                    <m:sSub>
                      <m:sSubPr>
                        <m:ctrlPr>
                          <w:ins w:id="10"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num>
              <m:den>
                <m:sSup>
                  <m:sSupPr>
                    <m:ctrlPr>
                      <w:ins w:id="11"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sSup>
                  <m:sSupPr>
                    <m:ctrlPr>
                      <w:ins w:id="12" w:author="Rafiei, Vahid" w:date="2022-09-26T09:15:00Z">
                        <w:rPr>
                          <w:rFonts w:ascii="Cambria Math" w:hAnsi="Cambria Math" w:cs="Times New Roman"/>
                          <w:i/>
                        </w:rPr>
                      </w:ins>
                    </m:ctrlPr>
                  </m:sSupPr>
                  <m:e>
                    <m:d>
                      <m:dPr>
                        <m:ctrlPr>
                          <w:ins w:id="13" w:author="Rafiei, Vahid" w:date="2022-09-26T09:15:00Z">
                            <w:rPr>
                              <w:rFonts w:ascii="Cambria Math" w:hAnsi="Cambria Math" w:cs="Times New Roman"/>
                              <w:i/>
                            </w:rPr>
                          </w:ins>
                        </m:ctrlPr>
                      </m:dPr>
                      <m:e>
                        <m:sSub>
                          <m:sSubPr>
                            <m:ctrlPr>
                              <w:ins w:id="14"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e>
                  <m:sup>
                    <m:r>
                      <w:rPr>
                        <w:rFonts w:ascii="Cambria Math" w:hAnsi="Cambria Math" w:cs="Times New Roman"/>
                      </w:rPr>
                      <m:t>2</m:t>
                    </m:r>
                  </m:sup>
                </m:sSup>
              </m:den>
            </m:f>
            <m:r>
              <m:rPr>
                <m:sty m:val="p"/>
              </m:rPr>
              <w:rPr>
                <w:rFonts w:ascii="Cambria Math" w:hAnsi="Cambria Math" w:cs="Times New Roman"/>
              </w:rPr>
              <m:t>]</m:t>
            </m:r>
          </m:num>
          <m:den>
            <m:r>
              <w:rPr>
                <w:rFonts w:ascii="Cambria Math" w:hAnsi="Cambria Math" w:cs="Times New Roman"/>
              </w:rPr>
              <m:t>4-[6</m:t>
            </m:r>
            <m:f>
              <m:fPr>
                <m:ctrlPr>
                  <w:ins w:id="15" w:author="Rafiei, Vahid" w:date="2022-09-26T09:15:00Z">
                    <w:rPr>
                      <w:rFonts w:ascii="Cambria Math" w:hAnsi="Cambria Math" w:cs="Times New Roman"/>
                      <w:i/>
                    </w:rPr>
                  </w:ins>
                </m:ctrlPr>
              </m:fPr>
              <m:num>
                <m:r>
                  <w:rPr>
                    <w:rFonts w:ascii="Cambria Math" w:hAnsi="Cambria Math" w:cs="Times New Roman"/>
                  </w:rPr>
                  <m:t>f</m:t>
                </m:r>
                <m:d>
                  <m:dPr>
                    <m:ctrlPr>
                      <w:ins w:id="16" w:author="Rafiei, Vahid" w:date="2022-09-26T09:15:00Z">
                        <w:rPr>
                          <w:rFonts w:ascii="Cambria Math" w:hAnsi="Cambria Math" w:cs="Times New Roman"/>
                          <w:i/>
                        </w:rPr>
                      </w:ins>
                    </m:ctrlPr>
                  </m:dPr>
                  <m:e>
                    <m:sSub>
                      <m:sSubPr>
                        <m:ctrlPr>
                          <w:ins w:id="17"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p>
                  <m:sSupPr>
                    <m:ctrlPr>
                      <w:ins w:id="18"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d>
                  <m:dPr>
                    <m:ctrlPr>
                      <w:ins w:id="19" w:author="Rafiei, Vahid" w:date="2022-09-26T09:15:00Z">
                        <w:rPr>
                          <w:rFonts w:ascii="Cambria Math" w:hAnsi="Cambria Math" w:cs="Times New Roman"/>
                          <w:i/>
                        </w:rPr>
                      </w:ins>
                    </m:ctrlPr>
                  </m:dPr>
                  <m:e>
                    <m:sSub>
                      <m:sSubPr>
                        <m:ctrlPr>
                          <w:ins w:id="20"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num>
              <m:den>
                <m:sSup>
                  <m:sSupPr>
                    <m:ctrlPr>
                      <w:ins w:id="21"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sSup>
                  <m:sSupPr>
                    <m:ctrlPr>
                      <w:ins w:id="22" w:author="Rafiei, Vahid" w:date="2022-09-26T09:15:00Z">
                        <w:rPr>
                          <w:rFonts w:ascii="Cambria Math" w:hAnsi="Cambria Math" w:cs="Times New Roman"/>
                          <w:i/>
                        </w:rPr>
                      </w:ins>
                    </m:ctrlPr>
                  </m:sSupPr>
                  <m:e>
                    <m:d>
                      <m:dPr>
                        <m:ctrlPr>
                          <w:ins w:id="23" w:author="Rafiei, Vahid" w:date="2022-09-26T09:15:00Z">
                            <w:rPr>
                              <w:rFonts w:ascii="Cambria Math" w:hAnsi="Cambria Math" w:cs="Times New Roman"/>
                              <w:i/>
                            </w:rPr>
                          </w:ins>
                        </m:ctrlPr>
                      </m:dPr>
                      <m:e>
                        <m:sSub>
                          <m:sSubPr>
                            <m:ctrlPr>
                              <w:ins w:id="24"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e>
                  <m:sup>
                    <m:r>
                      <w:rPr>
                        <w:rFonts w:ascii="Cambria Math" w:hAnsi="Cambria Math" w:cs="Times New Roman"/>
                      </w:rPr>
                      <m:t>2</m:t>
                    </m:r>
                  </m:sup>
                </m:sSup>
              </m:den>
            </m:f>
            <m:r>
              <w:rPr>
                <w:rFonts w:ascii="Cambria Math" w:hAnsi="Cambria Math" w:cs="Times New Roman"/>
              </w:rPr>
              <m:t>]+</m:t>
            </m:r>
            <m:sSup>
              <m:sSupPr>
                <m:ctrlPr>
                  <w:ins w:id="25" w:author="Rafiei, Vahid" w:date="2022-09-26T09:15:00Z">
                    <w:rPr>
                      <w:rFonts w:ascii="Cambria Math" w:hAnsi="Cambria Math" w:cs="Times New Roman"/>
                      <w:i/>
                    </w:rPr>
                  </w:ins>
                </m:ctrlPr>
              </m:sSupPr>
              <m:e>
                <m:r>
                  <w:rPr>
                    <w:rFonts w:ascii="Cambria Math" w:hAnsi="Cambria Math" w:cs="Times New Roman"/>
                  </w:rPr>
                  <m:t>[</m:t>
                </m:r>
                <m:f>
                  <m:fPr>
                    <m:ctrlPr>
                      <w:ins w:id="26" w:author="Rafiei, Vahid" w:date="2022-09-26T09:15:00Z">
                        <w:rPr>
                          <w:rFonts w:ascii="Cambria Math" w:hAnsi="Cambria Math" w:cs="Times New Roman"/>
                          <w:i/>
                        </w:rPr>
                      </w:ins>
                    </m:ctrlPr>
                  </m:fPr>
                  <m:num>
                    <m:r>
                      <w:rPr>
                        <w:rFonts w:ascii="Cambria Math" w:hAnsi="Cambria Math" w:cs="Times New Roman"/>
                      </w:rPr>
                      <m:t>f</m:t>
                    </m:r>
                    <m:d>
                      <m:dPr>
                        <m:ctrlPr>
                          <w:ins w:id="27" w:author="Rafiei, Vahid" w:date="2022-09-26T09:15:00Z">
                            <w:rPr>
                              <w:rFonts w:ascii="Cambria Math" w:hAnsi="Cambria Math" w:cs="Times New Roman"/>
                              <w:i/>
                            </w:rPr>
                          </w:ins>
                        </m:ctrlPr>
                      </m:dPr>
                      <m:e>
                        <m:sSub>
                          <m:sSubPr>
                            <m:ctrlPr>
                              <w:ins w:id="28"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p>
                      <m:sSupPr>
                        <m:ctrlPr>
                          <w:ins w:id="29"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d>
                      <m:dPr>
                        <m:ctrlPr>
                          <w:ins w:id="30" w:author="Rafiei, Vahid" w:date="2022-09-26T09:15:00Z">
                            <w:rPr>
                              <w:rFonts w:ascii="Cambria Math" w:hAnsi="Cambria Math" w:cs="Times New Roman"/>
                              <w:i/>
                            </w:rPr>
                          </w:ins>
                        </m:ctrlPr>
                      </m:dPr>
                      <m:e>
                        <m:sSub>
                          <m:sSubPr>
                            <m:ctrlPr>
                              <w:ins w:id="31"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num>
                  <m:den>
                    <m:sSup>
                      <m:sSupPr>
                        <m:ctrlPr>
                          <w:ins w:id="32" w:author="Rafiei, Vahid" w:date="2022-09-26T09:15:00Z">
                            <w:rPr>
                              <w:rFonts w:ascii="Cambria Math" w:hAnsi="Cambria Math" w:cs="Times New Roman"/>
                              <w:i/>
                            </w:rPr>
                          </w:ins>
                        </m:ctrlPr>
                      </m:sSupPr>
                      <m:e>
                        <m:r>
                          <w:rPr>
                            <w:rFonts w:ascii="Cambria Math" w:hAnsi="Cambria Math" w:cs="Times New Roman"/>
                          </w:rPr>
                          <m:t>f</m:t>
                        </m:r>
                      </m:e>
                      <m:sup>
                        <m:r>
                          <w:rPr>
                            <w:rFonts w:ascii="Cambria Math" w:hAnsi="Cambria Math" w:cs="Times New Roman"/>
                          </w:rPr>
                          <m:t>'</m:t>
                        </m:r>
                      </m:sup>
                    </m:sSup>
                    <m:sSup>
                      <m:sSupPr>
                        <m:ctrlPr>
                          <w:ins w:id="33" w:author="Rafiei, Vahid" w:date="2022-09-26T09:15:00Z">
                            <w:rPr>
                              <w:rFonts w:ascii="Cambria Math" w:hAnsi="Cambria Math" w:cs="Times New Roman"/>
                              <w:i/>
                            </w:rPr>
                          </w:ins>
                        </m:ctrlPr>
                      </m:sSupPr>
                      <m:e>
                        <m:d>
                          <m:dPr>
                            <m:ctrlPr>
                              <w:ins w:id="34" w:author="Rafiei, Vahid" w:date="2022-09-26T09:15:00Z">
                                <w:rPr>
                                  <w:rFonts w:ascii="Cambria Math" w:hAnsi="Cambria Math" w:cs="Times New Roman"/>
                                  <w:i/>
                                </w:rPr>
                              </w:ins>
                            </m:ctrlPr>
                          </m:dPr>
                          <m:e>
                            <m:sSub>
                              <m:sSubPr>
                                <m:ctrlPr>
                                  <w:ins w:id="35" w:author="Rafiei, Vahid" w:date="2022-09-26T09:15:00Z">
                                    <w:rPr>
                                      <w:rFonts w:ascii="Cambria Math" w:hAnsi="Cambria Math" w:cs="Times New Roman"/>
                                      <w:i/>
                                    </w:rPr>
                                  </w:ins>
                                </m:ctrlPr>
                              </m:sSubPr>
                              <m:e>
                                <m:r>
                                  <w:rPr>
                                    <w:rFonts w:ascii="Cambria Math" w:hAnsi="Cambria Math" w:cs="Times New Roman"/>
                                  </w:rPr>
                                  <m:t>x</m:t>
                                </m:r>
                              </m:e>
                              <m:sub>
                                <m:r>
                                  <w:rPr>
                                    <w:rFonts w:ascii="Cambria Math" w:hAnsi="Cambria Math" w:cs="Times New Roman"/>
                                  </w:rPr>
                                  <m:t>n</m:t>
                                </m:r>
                              </m:sub>
                            </m:sSub>
                          </m:e>
                        </m:d>
                      </m:e>
                      <m:sup>
                        <m:r>
                          <w:rPr>
                            <w:rFonts w:ascii="Cambria Math" w:hAnsi="Cambria Math" w:cs="Times New Roman"/>
                          </w:rPr>
                          <m:t>2</m:t>
                        </m:r>
                      </m:sup>
                    </m:sSup>
                  </m:den>
                </m:f>
                <m:r>
                  <w:rPr>
                    <w:rFonts w:ascii="Cambria Math" w:hAnsi="Cambria Math" w:cs="Times New Roman"/>
                  </w:rPr>
                  <m:t>]</m:t>
                </m:r>
              </m:e>
              <m:sup>
                <m:r>
                  <w:rPr>
                    <w:rFonts w:ascii="Cambria Math" w:hAnsi="Cambria Math" w:cs="Times New Roman"/>
                  </w:rPr>
                  <m:t>2</m:t>
                </m:r>
              </m:sup>
            </m:sSup>
          </m:den>
        </m:f>
      </m:oMath>
      <w:r w:rsidR="00311A95" w:rsidRPr="00B06D22">
        <w:rPr>
          <w:rFonts w:cs="Times New Roman"/>
        </w:rPr>
        <w:t xml:space="preserve">  </w:t>
      </w:r>
      <w:r w:rsidR="00311A95">
        <w:rPr>
          <w:rFonts w:cs="Times New Roman"/>
        </w:rPr>
        <w:tab/>
      </w:r>
      <w:r w:rsidR="00311A95">
        <w:rPr>
          <w:rFonts w:cs="Times New Roman"/>
        </w:rPr>
        <w:tab/>
      </w:r>
      <w:r w:rsidR="00311A95">
        <w:rPr>
          <w:rFonts w:cs="Times New Roman"/>
        </w:rPr>
        <w:tab/>
      </w:r>
      <w:r w:rsidR="00311A95" w:rsidRPr="00B06D22">
        <w:rPr>
          <w:rFonts w:cs="Times New Roman"/>
        </w:rPr>
        <w:t>(</w:t>
      </w:r>
      <w:r w:rsidR="00311A95">
        <w:rPr>
          <w:rFonts w:cs="Times New Roman"/>
        </w:rPr>
        <w:t>S1</w:t>
      </w:r>
      <w:r w:rsidR="00311A95" w:rsidRPr="00B06D22">
        <w:rPr>
          <w:rFonts w:cs="Times New Roman"/>
        </w:rPr>
        <w:t>)</w:t>
      </w:r>
    </w:p>
    <w:p w14:paraId="105A0612"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lastRenderedPageBreak/>
        <w:t>pfasy</w:t>
      </w:r>
      <w:r w:rsidRPr="006A7023">
        <w:rPr>
          <w:rFonts w:eastAsia="TimesLTStd-Roman" w:cs="Times New Roman"/>
          <w:szCs w:val="24"/>
          <w:lang w:eastAsia="zh-CN"/>
        </w:rPr>
        <w:t xml:space="preserve">: once the equilibrium concentration of PFAS for sorbed form is estimated from the pfaslch module, the </w:t>
      </w:r>
      <w:r w:rsidRPr="006A7023">
        <w:rPr>
          <w:rFonts w:eastAsia="TimesLTStd-Roman" w:cs="Times New Roman"/>
          <w:b/>
          <w:bCs/>
          <w:i/>
          <w:iCs/>
          <w:szCs w:val="24"/>
          <w:lang w:eastAsia="zh-CN"/>
        </w:rPr>
        <w:t>pfasy</w:t>
      </w:r>
      <w:r w:rsidRPr="006A7023">
        <w:rPr>
          <w:rFonts w:eastAsia="TimesLTStd-Roman" w:cs="Times New Roman"/>
          <w:szCs w:val="24"/>
          <w:lang w:eastAsia="zh-CN"/>
        </w:rPr>
        <w:t xml:space="preserve"> module is called to </w:t>
      </w:r>
      <w:r>
        <w:rPr>
          <w:rFonts w:eastAsia="TimesLTStd-Roman" w:cs="Times New Roman"/>
          <w:szCs w:val="24"/>
          <w:lang w:eastAsia="zh-CN"/>
        </w:rPr>
        <w:t>calculate</w:t>
      </w:r>
      <w:r w:rsidRPr="006A7023">
        <w:rPr>
          <w:rFonts w:eastAsia="TimesLTStd-Roman" w:cs="Times New Roman"/>
          <w:szCs w:val="24"/>
          <w:lang w:eastAsia="zh-CN"/>
        </w:rPr>
        <w:t xml:space="preserve"> PFAS transport via sediment. Based on the enrichment ratio specified in the input files </w:t>
      </w:r>
      <w:r w:rsidRPr="006A7023">
        <w:rPr>
          <w:rFonts w:eastAsia="TimesLTStd-Roman" w:cs="Times New Roman"/>
          <w:szCs w:val="24"/>
          <w:u w:val="single"/>
          <w:lang w:eastAsia="zh-CN"/>
        </w:rPr>
        <w:t>(*.chm)</w:t>
      </w:r>
      <w:r w:rsidRPr="006A7023">
        <w:rPr>
          <w:rFonts w:eastAsia="TimesLTStd-Roman" w:cs="Times New Roman"/>
          <w:szCs w:val="24"/>
          <w:lang w:eastAsia="zh-CN"/>
        </w:rPr>
        <w:t xml:space="preserve"> as well as the amount of sediment estimated by the model, the</w:t>
      </w:r>
      <w:r w:rsidRPr="006A7023">
        <w:rPr>
          <w:rFonts w:eastAsia="TimesLTStd-Roman" w:cs="Times New Roman"/>
          <w:b/>
          <w:bCs/>
          <w:i/>
          <w:iCs/>
          <w:szCs w:val="24"/>
          <w:lang w:eastAsia="zh-CN"/>
        </w:rPr>
        <w:t xml:space="preserve"> pfasy</w:t>
      </w:r>
      <w:r w:rsidRPr="006A7023">
        <w:rPr>
          <w:rFonts w:eastAsia="TimesLTStd-Roman" w:cs="Times New Roman"/>
          <w:szCs w:val="24"/>
          <w:lang w:eastAsia="zh-CN"/>
        </w:rPr>
        <w:t xml:space="preserve"> module estimates the amount of PFAS sorbed to sediment particles that end up in rivers. </w:t>
      </w:r>
      <w:r>
        <w:rPr>
          <w:rFonts w:eastAsia="TimesLTStd-Roman" w:cs="Times New Roman"/>
          <w:szCs w:val="24"/>
          <w:lang w:eastAsia="zh-CN"/>
        </w:rPr>
        <w:t>Note that the enrichment ratio is only for calibration purposes and should be 1 if no calibration is going to perform.</w:t>
      </w:r>
    </w:p>
    <w:p w14:paraId="68A7A41F"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i/>
          <w:iCs/>
          <w:szCs w:val="24"/>
          <w:lang w:eastAsia="zh-CN"/>
        </w:rPr>
        <w:t>writed</w:t>
      </w:r>
      <w:proofErr w:type="spellEnd"/>
      <w:r w:rsidRPr="006A7023">
        <w:rPr>
          <w:rFonts w:eastAsia="TimesLTStd-Roman" w:cs="Times New Roman"/>
          <w:szCs w:val="24"/>
          <w:lang w:eastAsia="zh-CN"/>
        </w:rPr>
        <w:t xml:space="preserve">: once the PFAS transport via surface runoff and sediment is defined, </w:t>
      </w:r>
      <w:r>
        <w:rPr>
          <w:rFonts w:eastAsia="TimesLTStd-Roman" w:cs="Times New Roman"/>
          <w:szCs w:val="24"/>
          <w:lang w:eastAsia="zh-CN"/>
        </w:rPr>
        <w:t>this</w:t>
      </w:r>
      <w:r w:rsidRPr="006A7023">
        <w:rPr>
          <w:rFonts w:eastAsia="TimesLTStd-Roman" w:cs="Times New Roman"/>
          <w:szCs w:val="24"/>
          <w:lang w:eastAsia="zh-CN"/>
        </w:rPr>
        <w:t xml:space="preserve"> </w:t>
      </w:r>
      <w:r>
        <w:rPr>
          <w:rFonts w:eastAsia="TimesLTStd-Roman" w:cs="Times New Roman"/>
          <w:szCs w:val="24"/>
          <w:lang w:eastAsia="zh-CN"/>
        </w:rPr>
        <w:t>subroutine</w:t>
      </w:r>
      <w:r w:rsidRPr="006A7023">
        <w:rPr>
          <w:rFonts w:eastAsia="TimesLTStd-Roman" w:cs="Times New Roman"/>
          <w:szCs w:val="24"/>
          <w:lang w:eastAsia="zh-CN"/>
        </w:rPr>
        <w:t xml:space="preserve"> write</w:t>
      </w:r>
      <w:r>
        <w:rPr>
          <w:rFonts w:eastAsia="TimesLTStd-Roman" w:cs="Times New Roman"/>
          <w:szCs w:val="24"/>
          <w:lang w:eastAsia="zh-CN"/>
        </w:rPr>
        <w:t>s</w:t>
      </w:r>
      <w:r w:rsidRPr="006A7023">
        <w:rPr>
          <w:rFonts w:eastAsia="TimesLTStd-Roman" w:cs="Times New Roman"/>
          <w:szCs w:val="24"/>
          <w:lang w:eastAsia="zh-CN"/>
        </w:rPr>
        <w:t xml:space="preserve"> them in the </w:t>
      </w:r>
      <w:r>
        <w:rPr>
          <w:rFonts w:eastAsia="TimesLTStd-Roman" w:cs="Times New Roman"/>
          <w:szCs w:val="24"/>
          <w:lang w:eastAsia="zh-CN"/>
        </w:rPr>
        <w:t>“</w:t>
      </w:r>
      <w:r w:rsidRPr="006A7023">
        <w:rPr>
          <w:rFonts w:eastAsia="TimesLTStd-Roman" w:cs="Times New Roman"/>
          <w:szCs w:val="24"/>
          <w:u w:val="single"/>
          <w:lang w:eastAsia="zh-CN"/>
        </w:rPr>
        <w:t>output.pfas.</w:t>
      </w:r>
      <w:r>
        <w:rPr>
          <w:rFonts w:eastAsia="TimesLTStd-Roman" w:cs="Times New Roman"/>
          <w:szCs w:val="24"/>
          <w:u w:val="single"/>
          <w:lang w:eastAsia="zh-CN"/>
        </w:rPr>
        <w:t>”</w:t>
      </w:r>
      <w:r w:rsidRPr="006A7023">
        <w:rPr>
          <w:rFonts w:eastAsia="TimesLTStd-Roman" w:cs="Times New Roman"/>
          <w:szCs w:val="24"/>
          <w:lang w:eastAsia="zh-CN"/>
        </w:rPr>
        <w:t xml:space="preserve"> </w:t>
      </w:r>
    </w:p>
    <w:p w14:paraId="02503353"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szCs w:val="24"/>
          <w:lang w:eastAsia="zh-CN"/>
        </w:rPr>
        <w:t>readmgt</w:t>
      </w:r>
      <w:proofErr w:type="spellEnd"/>
      <w:r w:rsidRPr="006A7023">
        <w:rPr>
          <w:rFonts w:eastAsia="TimesLTStd-Roman" w:cs="Times New Roman"/>
          <w:szCs w:val="24"/>
          <w:lang w:eastAsia="zh-CN"/>
        </w:rPr>
        <w:t xml:space="preserve">: This </w:t>
      </w:r>
      <w:r>
        <w:rPr>
          <w:rFonts w:eastAsia="TimesLTStd-Roman" w:cs="Times New Roman"/>
          <w:szCs w:val="24"/>
          <w:lang w:eastAsia="zh-CN"/>
        </w:rPr>
        <w:t>subroutine</w:t>
      </w:r>
      <w:r w:rsidRPr="006A7023">
        <w:rPr>
          <w:rFonts w:eastAsia="TimesLTStd-Roman" w:cs="Times New Roman"/>
          <w:szCs w:val="24"/>
          <w:lang w:eastAsia="zh-CN"/>
        </w:rPr>
        <w:t xml:space="preserve"> reads variables for PFAS input to the soil via biosolid application. These variables include the time of application (either with head units or date), the management operation corresponding to PFAS biosolid application which in this case is number 18, the soil depth that PFAS will be added via biosolid, and the amount of PFAS (mg/ha) added to the soil via biosolid.</w:t>
      </w:r>
      <w:r>
        <w:rPr>
          <w:rFonts w:eastAsia="TimesLTStd-Roman" w:cs="Times New Roman"/>
          <w:szCs w:val="24"/>
          <w:lang w:eastAsia="zh-CN"/>
        </w:rPr>
        <w:t xml:space="preserve"> </w:t>
      </w:r>
      <w:r w:rsidRPr="006A7023">
        <w:rPr>
          <w:rFonts w:eastAsia="TimesLTStd-Roman" w:cs="Times New Roman"/>
          <w:szCs w:val="24"/>
          <w:lang w:eastAsia="zh-CN"/>
        </w:rPr>
        <w:t xml:space="preserve"> </w:t>
      </w:r>
    </w:p>
    <w:p w14:paraId="59CDA681"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i/>
          <w:iCs/>
          <w:szCs w:val="24"/>
          <w:lang w:eastAsia="zh-CN"/>
        </w:rPr>
        <w:t>applypfas</w:t>
      </w:r>
      <w:proofErr w:type="spellEnd"/>
      <w:r w:rsidRPr="006A7023">
        <w:rPr>
          <w:rFonts w:eastAsia="TimesLTStd-Roman" w:cs="Times New Roman"/>
          <w:szCs w:val="24"/>
          <w:lang w:eastAsia="zh-CN"/>
        </w:rPr>
        <w:t>: This module adds PFAS via biosolid to the soil. The application (time and amount) that we specify in the input management files (</w:t>
      </w:r>
      <w:r w:rsidRPr="006A7023">
        <w:rPr>
          <w:rFonts w:eastAsia="TimesLTStd-Roman" w:cs="Times New Roman"/>
          <w:szCs w:val="24"/>
          <w:u w:val="single"/>
          <w:lang w:eastAsia="zh-CN"/>
        </w:rPr>
        <w:t>*.mgt</w:t>
      </w:r>
      <w:r w:rsidRPr="006A7023">
        <w:rPr>
          <w:rFonts w:eastAsia="TimesLTStd-Roman" w:cs="Times New Roman"/>
          <w:szCs w:val="24"/>
          <w:lang w:eastAsia="zh-CN"/>
        </w:rPr>
        <w:t xml:space="preserve">) and read by </w:t>
      </w:r>
      <w:r>
        <w:rPr>
          <w:rFonts w:eastAsia="TimesLTStd-Roman" w:cs="Times New Roman"/>
          <w:szCs w:val="24"/>
          <w:lang w:eastAsia="zh-CN"/>
        </w:rPr>
        <w:t xml:space="preserve">the </w:t>
      </w:r>
      <w:proofErr w:type="spellStart"/>
      <w:r w:rsidRPr="006A7023">
        <w:rPr>
          <w:rFonts w:eastAsia="TimesLTStd-Roman" w:cs="Times New Roman"/>
          <w:b/>
          <w:bCs/>
          <w:szCs w:val="24"/>
          <w:lang w:eastAsia="zh-CN"/>
        </w:rPr>
        <w:t>readmgt</w:t>
      </w:r>
      <w:proofErr w:type="spellEnd"/>
      <w:r w:rsidRPr="006A7023">
        <w:rPr>
          <w:rFonts w:eastAsia="TimesLTStd-Roman" w:cs="Times New Roman"/>
          <w:szCs w:val="24"/>
          <w:lang w:eastAsia="zh-CN"/>
        </w:rPr>
        <w:t xml:space="preserve"> module will be scheduled by the </w:t>
      </w:r>
      <w:r w:rsidRPr="006A7023">
        <w:rPr>
          <w:rFonts w:eastAsia="TimesLTStd-Roman" w:cs="Times New Roman"/>
          <w:b/>
          <w:bCs/>
          <w:i/>
          <w:iCs/>
          <w:szCs w:val="24"/>
          <w:lang w:eastAsia="zh-CN"/>
        </w:rPr>
        <w:t xml:space="preserve">sched_mgt </w:t>
      </w:r>
      <w:r w:rsidRPr="006A7023">
        <w:rPr>
          <w:rFonts w:eastAsia="TimesLTStd-Roman" w:cs="Times New Roman"/>
          <w:szCs w:val="24"/>
          <w:lang w:eastAsia="zh-CN"/>
        </w:rPr>
        <w:t>module</w:t>
      </w:r>
      <w:r>
        <w:rPr>
          <w:rFonts w:eastAsia="TimesLTStd-Roman" w:cs="Times New Roman"/>
          <w:szCs w:val="24"/>
          <w:lang w:eastAsia="zh-CN"/>
        </w:rPr>
        <w:t>,</w:t>
      </w:r>
      <w:r w:rsidRPr="006A7023">
        <w:rPr>
          <w:rFonts w:eastAsia="TimesLTStd-Roman" w:cs="Times New Roman"/>
          <w:szCs w:val="24"/>
          <w:lang w:eastAsia="zh-CN"/>
        </w:rPr>
        <w:t xml:space="preserve"> and then the </w:t>
      </w:r>
      <w:proofErr w:type="spellStart"/>
      <w:r w:rsidRPr="006A7023">
        <w:rPr>
          <w:rFonts w:eastAsia="TimesLTStd-Roman" w:cs="Times New Roman"/>
          <w:b/>
          <w:bCs/>
          <w:i/>
          <w:iCs/>
          <w:szCs w:val="24"/>
          <w:lang w:eastAsia="zh-CN"/>
        </w:rPr>
        <w:t>applypfas</w:t>
      </w:r>
      <w:proofErr w:type="spellEnd"/>
      <w:r w:rsidRPr="006A7023">
        <w:rPr>
          <w:rFonts w:eastAsia="TimesLTStd-Roman" w:cs="Times New Roman"/>
          <w:b/>
          <w:bCs/>
          <w:i/>
          <w:iCs/>
          <w:szCs w:val="24"/>
          <w:lang w:eastAsia="zh-CN"/>
        </w:rPr>
        <w:t xml:space="preserve"> </w:t>
      </w:r>
      <w:r w:rsidRPr="006A7023">
        <w:rPr>
          <w:rFonts w:eastAsia="TimesLTStd-Roman" w:cs="Times New Roman"/>
          <w:szCs w:val="24"/>
          <w:lang w:eastAsia="zh-CN"/>
        </w:rPr>
        <w:t xml:space="preserve">module is called to apply PFAS to </w:t>
      </w:r>
      <w:r>
        <w:rPr>
          <w:rFonts w:eastAsia="TimesLTStd-Roman" w:cs="Times New Roman"/>
          <w:szCs w:val="24"/>
          <w:lang w:eastAsia="zh-CN"/>
        </w:rPr>
        <w:t xml:space="preserve">the </w:t>
      </w:r>
      <w:r w:rsidRPr="006A7023">
        <w:rPr>
          <w:rFonts w:eastAsia="TimesLTStd-Roman" w:cs="Times New Roman"/>
          <w:szCs w:val="24"/>
          <w:lang w:eastAsia="zh-CN"/>
        </w:rPr>
        <w:t>soil and</w:t>
      </w:r>
      <w:r w:rsidRPr="006A7023">
        <w:rPr>
          <w:rFonts w:eastAsia="TimesLTStd-Roman" w:cs="Times New Roman"/>
          <w:b/>
          <w:bCs/>
          <w:i/>
          <w:iCs/>
          <w:szCs w:val="24"/>
          <w:lang w:eastAsia="zh-CN"/>
        </w:rPr>
        <w:t xml:space="preserve"> </w:t>
      </w:r>
      <w:r w:rsidRPr="006A7023">
        <w:rPr>
          <w:rFonts w:eastAsia="TimesLTStd-Roman" w:cs="Times New Roman"/>
          <w:szCs w:val="24"/>
          <w:lang w:eastAsia="zh-CN"/>
        </w:rPr>
        <w:t>writ</w:t>
      </w:r>
      <w:r>
        <w:rPr>
          <w:rFonts w:eastAsia="TimesLTStd-Roman" w:cs="Times New Roman"/>
          <w:szCs w:val="24"/>
          <w:lang w:eastAsia="zh-CN"/>
        </w:rPr>
        <w:t>e</w:t>
      </w:r>
      <w:r w:rsidRPr="006A7023">
        <w:rPr>
          <w:rFonts w:eastAsia="TimesLTStd-Roman" w:cs="Times New Roman"/>
          <w:szCs w:val="24"/>
          <w:lang w:eastAsia="zh-CN"/>
        </w:rPr>
        <w:t xml:space="preserve"> the application time and amount </w:t>
      </w:r>
      <w:r w:rsidRPr="007466AE">
        <w:rPr>
          <w:rFonts w:eastAsia="TimesLTStd-Roman" w:cs="Times New Roman"/>
          <w:szCs w:val="24"/>
          <w:lang w:eastAsia="zh-CN"/>
        </w:rPr>
        <w:t>into “</w:t>
      </w:r>
      <w:proofErr w:type="spellStart"/>
      <w:r w:rsidRPr="007466AE">
        <w:rPr>
          <w:rFonts w:eastAsia="TimesLTStd-Roman" w:cs="Times New Roman"/>
          <w:szCs w:val="24"/>
          <w:lang w:eastAsia="zh-CN"/>
        </w:rPr>
        <w:t>output.mgt</w:t>
      </w:r>
      <w:proofErr w:type="spellEnd"/>
      <w:r w:rsidRPr="007466AE">
        <w:rPr>
          <w:rFonts w:eastAsia="TimesLTStd-Roman" w:cs="Times New Roman"/>
          <w:szCs w:val="24"/>
          <w:lang w:eastAsia="zh-CN"/>
        </w:rPr>
        <w:t>.”</w:t>
      </w:r>
      <w:r w:rsidRPr="006A7023">
        <w:rPr>
          <w:rFonts w:eastAsia="TimesLTStd-Roman" w:cs="Times New Roman"/>
          <w:szCs w:val="24"/>
          <w:lang w:eastAsia="zh-CN"/>
        </w:rPr>
        <w:t xml:space="preserve"> Based on the depth of biosolid application, the </w:t>
      </w:r>
      <w:proofErr w:type="spellStart"/>
      <w:r w:rsidRPr="006A7023">
        <w:rPr>
          <w:rFonts w:eastAsia="TimesLTStd-Roman" w:cs="Times New Roman"/>
          <w:b/>
          <w:bCs/>
          <w:i/>
          <w:iCs/>
          <w:szCs w:val="24"/>
          <w:lang w:eastAsia="zh-CN"/>
        </w:rPr>
        <w:t>applypfas</w:t>
      </w:r>
      <w:proofErr w:type="spellEnd"/>
      <w:r w:rsidRPr="006A7023">
        <w:rPr>
          <w:rFonts w:eastAsia="TimesLTStd-Roman" w:cs="Times New Roman"/>
          <w:szCs w:val="24"/>
          <w:lang w:eastAsia="zh-CN"/>
        </w:rPr>
        <w:t xml:space="preserve"> module adds PFAS to the soil layer. Note: the amount of PFAS must be specif</w:t>
      </w:r>
      <w:r>
        <w:rPr>
          <w:rFonts w:eastAsia="TimesLTStd-Roman" w:cs="Times New Roman"/>
          <w:szCs w:val="24"/>
          <w:lang w:eastAsia="zh-CN"/>
        </w:rPr>
        <w:t>ied</w:t>
      </w:r>
      <w:r w:rsidRPr="006A7023">
        <w:rPr>
          <w:rFonts w:eastAsia="TimesLTStd-Roman" w:cs="Times New Roman"/>
          <w:szCs w:val="24"/>
          <w:lang w:eastAsia="zh-CN"/>
        </w:rPr>
        <w:t xml:space="preserve"> as mg/ha in the input management files, then the module converts it into kg/ha in the model. </w:t>
      </w:r>
    </w:p>
    <w:p w14:paraId="41799B47"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readswq</w:t>
      </w:r>
      <w:r w:rsidRPr="006A7023">
        <w:rPr>
          <w:rFonts w:eastAsia="TimesLTStd-Roman" w:cs="Times New Roman"/>
          <w:szCs w:val="24"/>
          <w:lang w:eastAsia="zh-CN"/>
        </w:rPr>
        <w:t xml:space="preserve">: This </w:t>
      </w:r>
      <w:r>
        <w:rPr>
          <w:rFonts w:eastAsia="TimesLTStd-Roman" w:cs="Times New Roman"/>
          <w:szCs w:val="24"/>
          <w:lang w:eastAsia="zh-CN"/>
        </w:rPr>
        <w:t>subroutine</w:t>
      </w:r>
      <w:r w:rsidRPr="006A7023">
        <w:rPr>
          <w:rFonts w:eastAsia="TimesLTStd-Roman" w:cs="Times New Roman"/>
          <w:szCs w:val="24"/>
          <w:lang w:eastAsia="zh-CN"/>
        </w:rPr>
        <w:t xml:space="preserve">, like readchm, is modified to read the PFAS fate and transport parameters for each </w:t>
      </w:r>
      <w:r>
        <w:rPr>
          <w:rFonts w:eastAsia="TimesLTStd-Roman" w:cs="Times New Roman"/>
          <w:szCs w:val="24"/>
          <w:lang w:eastAsia="zh-CN"/>
        </w:rPr>
        <w:t xml:space="preserve">sub-watershed </w:t>
      </w:r>
      <w:r w:rsidRPr="006A7023">
        <w:rPr>
          <w:rFonts w:eastAsia="TimesLTStd-Roman" w:cs="Times New Roman"/>
          <w:szCs w:val="24"/>
          <w:lang w:eastAsia="zh-CN"/>
        </w:rPr>
        <w:t>river. These parameters include PFAS partition coefficients between water and solid</w:t>
      </w:r>
      <w:r>
        <w:rPr>
          <w:rFonts w:eastAsia="TimesLTStd-Roman" w:cs="Times New Roman"/>
          <w:szCs w:val="24"/>
          <w:lang w:eastAsia="zh-CN"/>
        </w:rPr>
        <w:t xml:space="preserve"> (</w:t>
      </w:r>
      <w:r w:rsidRPr="008B01E4">
        <w:rPr>
          <w:rFonts w:eastAsia="TimesLTStd-Roman" w:cs="Times New Roman"/>
          <w:i/>
          <w:iCs/>
          <w:szCs w:val="24"/>
          <w:lang w:eastAsia="zh-CN"/>
        </w:rPr>
        <w:t>k</w:t>
      </w:r>
      <w:r w:rsidRPr="008B01E4">
        <w:rPr>
          <w:rFonts w:eastAsia="TimesLTStd-Roman" w:cs="Times New Roman"/>
          <w:i/>
          <w:iCs/>
          <w:szCs w:val="24"/>
          <w:vertAlign w:val="subscript"/>
          <w:lang w:eastAsia="zh-CN"/>
        </w:rPr>
        <w:t>d</w:t>
      </w:r>
      <w:r>
        <w:rPr>
          <w:rFonts w:eastAsia="TimesLTStd-Roman" w:cs="Times New Roman"/>
          <w:szCs w:val="24"/>
          <w:lang w:eastAsia="zh-CN"/>
        </w:rPr>
        <w:t>)</w:t>
      </w:r>
      <w:r w:rsidRPr="006A7023">
        <w:rPr>
          <w:rFonts w:eastAsia="TimesLTStd-Roman" w:cs="Times New Roman"/>
          <w:szCs w:val="24"/>
          <w:lang w:eastAsia="zh-CN"/>
        </w:rPr>
        <w:t>, settling velocity, resuspension velocity, initial PFAS concentration in riverbed sediments, PFAS burial velocity in riverbed sediment</w:t>
      </w:r>
      <w:r>
        <w:rPr>
          <w:rFonts w:eastAsia="TimesLTStd-Roman" w:cs="Times New Roman"/>
          <w:szCs w:val="24"/>
          <w:lang w:eastAsia="zh-CN"/>
        </w:rPr>
        <w:t>,</w:t>
      </w:r>
      <w:r w:rsidRPr="006A7023">
        <w:rPr>
          <w:rFonts w:eastAsia="TimesLTStd-Roman" w:cs="Times New Roman"/>
          <w:szCs w:val="24"/>
          <w:lang w:eastAsia="zh-CN"/>
        </w:rPr>
        <w:t xml:space="preserve"> and the depth of active sediment layer for PFAS accumulation. </w:t>
      </w:r>
    </w:p>
    <w:p w14:paraId="7146B94C"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rtpfas</w:t>
      </w:r>
      <w:r w:rsidRPr="006A7023">
        <w:rPr>
          <w:rFonts w:eastAsia="TimesLTStd-Roman" w:cs="Times New Roman"/>
          <w:szCs w:val="24"/>
          <w:lang w:eastAsia="zh-CN"/>
        </w:rPr>
        <w:t>: this module solves the PFAS balance in rivers by taking into consideration other processes such as settling, resuspension, diffusion, and burial processes. Once a river receive</w:t>
      </w:r>
      <w:r>
        <w:rPr>
          <w:rFonts w:eastAsia="TimesLTStd-Roman" w:cs="Times New Roman"/>
          <w:szCs w:val="24"/>
          <w:lang w:eastAsia="zh-CN"/>
        </w:rPr>
        <w:t>s</w:t>
      </w:r>
      <w:r w:rsidRPr="006A7023">
        <w:rPr>
          <w:rFonts w:eastAsia="TimesLTStd-Roman" w:cs="Times New Roman"/>
          <w:szCs w:val="24"/>
          <w:lang w:eastAsia="zh-CN"/>
        </w:rPr>
        <w:t xml:space="preserve"> the PFAS from soil layers or subbasins, it will be partitioned into soluble and sorbed forms</w:t>
      </w:r>
      <w:r>
        <w:rPr>
          <w:rFonts w:eastAsia="TimesLTStd-Roman" w:cs="Times New Roman"/>
          <w:szCs w:val="24"/>
          <w:lang w:eastAsia="zh-CN"/>
        </w:rPr>
        <w:t>,</w:t>
      </w:r>
      <w:r w:rsidRPr="006A7023">
        <w:rPr>
          <w:rFonts w:eastAsia="TimesLTStd-Roman" w:cs="Times New Roman"/>
          <w:szCs w:val="24"/>
          <w:lang w:eastAsia="zh-CN"/>
        </w:rPr>
        <w:t xml:space="preserve"> and then the above-mentioned processes take place to either exchange PFAS between </w:t>
      </w:r>
      <w:r>
        <w:rPr>
          <w:rFonts w:eastAsia="TimesLTStd-Roman" w:cs="Times New Roman"/>
          <w:szCs w:val="24"/>
          <w:lang w:eastAsia="zh-CN"/>
        </w:rPr>
        <w:t xml:space="preserve">the </w:t>
      </w:r>
      <w:r w:rsidRPr="006A7023">
        <w:rPr>
          <w:rFonts w:eastAsia="TimesLTStd-Roman" w:cs="Times New Roman"/>
          <w:szCs w:val="24"/>
          <w:lang w:eastAsia="zh-CN"/>
        </w:rPr>
        <w:t xml:space="preserve">water and sediment layer or transport them to the downstream river. </w:t>
      </w:r>
    </w:p>
    <w:p w14:paraId="413F95E4"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szCs w:val="24"/>
          <w:lang w:eastAsia="zh-CN"/>
        </w:rPr>
        <w:lastRenderedPageBreak/>
        <w:t>rchday</w:t>
      </w:r>
      <w:r w:rsidRPr="006A7023">
        <w:rPr>
          <w:rFonts w:eastAsia="TimesLTStd-Roman" w:cs="Times New Roman"/>
          <w:szCs w:val="24"/>
          <w:lang w:eastAsia="zh-CN"/>
        </w:rPr>
        <w:t xml:space="preserve">: Once the PFAS water balance calculation is finished, </w:t>
      </w:r>
      <w:r w:rsidRPr="006A7023">
        <w:rPr>
          <w:rFonts w:eastAsia="TimesLTStd-Roman" w:cs="Times New Roman"/>
          <w:b/>
          <w:bCs/>
          <w:szCs w:val="24"/>
          <w:lang w:eastAsia="zh-CN"/>
        </w:rPr>
        <w:t xml:space="preserve">rchday </w:t>
      </w:r>
      <w:r w:rsidRPr="006A7023">
        <w:rPr>
          <w:rFonts w:eastAsia="TimesLTStd-Roman" w:cs="Times New Roman"/>
          <w:szCs w:val="24"/>
          <w:lang w:eastAsia="zh-CN"/>
        </w:rPr>
        <w:t>subroutine is called</w:t>
      </w:r>
      <w:r w:rsidRPr="006A7023">
        <w:rPr>
          <w:rFonts w:eastAsia="TimesLTStd-Roman" w:cs="Times New Roman"/>
          <w:b/>
          <w:bCs/>
          <w:szCs w:val="24"/>
          <w:lang w:eastAsia="zh-CN"/>
        </w:rPr>
        <w:t xml:space="preserve"> </w:t>
      </w:r>
      <w:r w:rsidRPr="006A7023">
        <w:rPr>
          <w:rFonts w:eastAsia="TimesLTStd-Roman" w:cs="Times New Roman"/>
          <w:szCs w:val="24"/>
          <w:lang w:eastAsia="zh-CN"/>
        </w:rPr>
        <w:t>to write PFAS in river output (</w:t>
      </w:r>
      <w:r>
        <w:rPr>
          <w:rFonts w:eastAsia="TimesLTStd-Roman" w:cs="Times New Roman"/>
          <w:szCs w:val="24"/>
          <w:lang w:eastAsia="zh-CN"/>
        </w:rPr>
        <w:t>“</w:t>
      </w:r>
      <w:r w:rsidRPr="006A7023">
        <w:rPr>
          <w:rFonts w:eastAsia="TimesLTStd-Roman" w:cs="Times New Roman"/>
          <w:szCs w:val="24"/>
          <w:lang w:eastAsia="zh-CN"/>
        </w:rPr>
        <w:t>output.rch</w:t>
      </w:r>
      <w:r>
        <w:rPr>
          <w:rFonts w:eastAsia="TimesLTStd-Roman" w:cs="Times New Roman"/>
          <w:szCs w:val="24"/>
          <w:lang w:eastAsia="zh-CN"/>
        </w:rPr>
        <w:t>”</w:t>
      </w:r>
      <w:r w:rsidRPr="006A7023">
        <w:rPr>
          <w:rFonts w:eastAsia="TimesLTStd-Roman" w:cs="Times New Roman"/>
          <w:szCs w:val="24"/>
          <w:lang w:eastAsia="zh-CN"/>
        </w:rPr>
        <w:t>). Variables of this output can be controlled in the output control file (file.ico).</w:t>
      </w:r>
      <w:r>
        <w:rPr>
          <w:rFonts w:eastAsia="TimesLTStd-Roman" w:cs="Times New Roman"/>
          <w:szCs w:val="24"/>
          <w:lang w:eastAsia="zh-CN"/>
        </w:rPr>
        <w:t xml:space="preserve"> </w:t>
      </w:r>
      <w:r w:rsidRPr="006A7023">
        <w:rPr>
          <w:rFonts w:eastAsia="TimesLTStd-Roman" w:cs="Times New Roman"/>
          <w:szCs w:val="24"/>
          <w:lang w:eastAsia="zh-CN"/>
        </w:rPr>
        <w:t xml:space="preserve">The reach output variables corresponding to soluble PFAS river input is #47, soluble PFAS river output is #48, sorbed PFAS river input is #49, sorbed PFAS river output is #50, PFAS in riverbed sediment is #51, PFAS removed by burial processes is #52, diffused PFAS exchange between water and sediment is #53, PFAS resuspended from </w:t>
      </w:r>
      <w:r>
        <w:rPr>
          <w:rFonts w:eastAsia="TimesLTStd-Roman" w:cs="Times New Roman"/>
          <w:szCs w:val="24"/>
          <w:lang w:eastAsia="zh-CN"/>
        </w:rPr>
        <w:t xml:space="preserve">the </w:t>
      </w:r>
      <w:r w:rsidRPr="006A7023">
        <w:rPr>
          <w:rFonts w:eastAsia="TimesLTStd-Roman" w:cs="Times New Roman"/>
          <w:szCs w:val="24"/>
          <w:lang w:eastAsia="zh-CN"/>
        </w:rPr>
        <w:t xml:space="preserve">riverbed is #54 PFAS settled in riverbed sediment is #55. Note: all the variables in the output have </w:t>
      </w:r>
      <w:r>
        <w:rPr>
          <w:rFonts w:eastAsia="TimesLTStd-Roman" w:cs="Times New Roman"/>
          <w:szCs w:val="24"/>
          <w:lang w:eastAsia="zh-CN"/>
        </w:rPr>
        <w:t xml:space="preserve">the </w:t>
      </w:r>
      <w:r w:rsidRPr="006A7023">
        <w:rPr>
          <w:rFonts w:eastAsia="TimesLTStd-Roman" w:cs="Times New Roman"/>
          <w:szCs w:val="24"/>
          <w:lang w:eastAsia="zh-CN"/>
        </w:rPr>
        <w:t xml:space="preserve">mg unit. </w:t>
      </w:r>
    </w:p>
    <w:p w14:paraId="3F661A47"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i/>
          <w:iCs/>
          <w:szCs w:val="24"/>
          <w:lang w:eastAsia="zh-CN"/>
        </w:rPr>
        <w:t>readlwq</w:t>
      </w:r>
      <w:proofErr w:type="spellEnd"/>
      <w:r w:rsidRPr="006A7023">
        <w:rPr>
          <w:rFonts w:eastAsia="TimesLTStd-Roman" w:cs="Times New Roman"/>
          <w:szCs w:val="24"/>
          <w:lang w:eastAsia="zh-CN"/>
        </w:rPr>
        <w:t xml:space="preserve">: This </w:t>
      </w:r>
      <w:r>
        <w:rPr>
          <w:rFonts w:eastAsia="TimesLTStd-Roman" w:cs="Times New Roman"/>
          <w:szCs w:val="24"/>
          <w:lang w:eastAsia="zh-CN"/>
        </w:rPr>
        <w:t>subroutine</w:t>
      </w:r>
      <w:r w:rsidRPr="006A7023">
        <w:rPr>
          <w:rFonts w:eastAsia="TimesLTStd-Roman" w:cs="Times New Roman"/>
          <w:szCs w:val="24"/>
          <w:lang w:eastAsia="zh-CN"/>
        </w:rPr>
        <w:t xml:space="preserve"> is </w:t>
      </w:r>
      <w:r>
        <w:rPr>
          <w:rFonts w:eastAsia="TimesLTStd-Roman" w:cs="Times New Roman"/>
          <w:szCs w:val="24"/>
          <w:lang w:eastAsia="zh-CN"/>
        </w:rPr>
        <w:t>precise</w:t>
      </w:r>
      <w:r w:rsidRPr="006A7023">
        <w:rPr>
          <w:rFonts w:eastAsia="TimesLTStd-Roman" w:cs="Times New Roman"/>
          <w:szCs w:val="24"/>
          <w:lang w:eastAsia="zh-CN"/>
        </w:rPr>
        <w:t xml:space="preserve">ly like </w:t>
      </w:r>
      <w:r w:rsidRPr="006A7023">
        <w:rPr>
          <w:rFonts w:eastAsia="TimesLTStd-Roman" w:cs="Times New Roman"/>
          <w:b/>
          <w:bCs/>
          <w:i/>
          <w:iCs/>
          <w:szCs w:val="24"/>
          <w:lang w:eastAsia="zh-CN"/>
        </w:rPr>
        <w:t>readswq</w:t>
      </w:r>
      <w:r w:rsidRPr="006A7023">
        <w:rPr>
          <w:rFonts w:eastAsia="TimesLTStd-Roman" w:cs="Times New Roman"/>
          <w:szCs w:val="24"/>
          <w:lang w:eastAsia="zh-CN"/>
        </w:rPr>
        <w:t xml:space="preserve"> </w:t>
      </w:r>
      <w:r>
        <w:rPr>
          <w:rFonts w:eastAsia="TimesLTStd-Roman" w:cs="Times New Roman"/>
          <w:szCs w:val="24"/>
          <w:lang w:eastAsia="zh-CN"/>
        </w:rPr>
        <w:t>subroutine</w:t>
      </w:r>
      <w:r w:rsidRPr="006A7023">
        <w:rPr>
          <w:rFonts w:eastAsia="TimesLTStd-Roman" w:cs="Times New Roman"/>
          <w:szCs w:val="24"/>
          <w:lang w:eastAsia="zh-CN"/>
        </w:rPr>
        <w:t xml:space="preserve"> but with </w:t>
      </w:r>
      <w:r>
        <w:rPr>
          <w:rFonts w:eastAsia="TimesLTStd-Roman" w:cs="Times New Roman"/>
          <w:szCs w:val="24"/>
          <w:lang w:eastAsia="zh-CN"/>
        </w:rPr>
        <w:t xml:space="preserve">the </w:t>
      </w:r>
      <w:r w:rsidRPr="006A7023">
        <w:rPr>
          <w:rFonts w:eastAsia="TimesLTStd-Roman" w:cs="Times New Roman"/>
          <w:szCs w:val="24"/>
          <w:lang w:eastAsia="zh-CN"/>
        </w:rPr>
        <w:t xml:space="preserve">following differences: 1) it reads PFAS fate and transport parameters for lakes instead of rivers, and it also reads the initial PFAS concentration in the lakes. </w:t>
      </w:r>
    </w:p>
    <w:p w14:paraId="4B0AF673" w14:textId="77777777" w:rsidR="00311A95" w:rsidRPr="006A7023" w:rsidRDefault="00311A95" w:rsidP="00311A95">
      <w:pPr>
        <w:spacing w:line="360" w:lineRule="auto"/>
        <w:jc w:val="both"/>
        <w:rPr>
          <w:rFonts w:eastAsia="TimesLTStd-Roman" w:cs="Times New Roman"/>
          <w:szCs w:val="24"/>
          <w:lang w:eastAsia="zh-CN"/>
        </w:rPr>
      </w:pPr>
      <w:r w:rsidRPr="006A7023">
        <w:rPr>
          <w:rFonts w:eastAsia="TimesLTStd-Roman" w:cs="Times New Roman"/>
          <w:b/>
          <w:bCs/>
          <w:i/>
          <w:iCs/>
          <w:szCs w:val="24"/>
          <w:lang w:eastAsia="zh-CN"/>
        </w:rPr>
        <w:t>Lakeqpfas</w:t>
      </w:r>
      <w:r w:rsidRPr="006A7023">
        <w:rPr>
          <w:rFonts w:eastAsia="TimesLTStd-Roman" w:cs="Times New Roman"/>
          <w:szCs w:val="24"/>
          <w:lang w:eastAsia="zh-CN"/>
        </w:rPr>
        <w:t xml:space="preserve">: this module, like rtpfas, solves the PFAS balance in lakes. The PFAS that </w:t>
      </w:r>
      <w:r>
        <w:rPr>
          <w:rFonts w:eastAsia="TimesLTStd-Roman" w:cs="Times New Roman"/>
          <w:szCs w:val="24"/>
          <w:lang w:eastAsia="zh-CN"/>
        </w:rPr>
        <w:t xml:space="preserve">is </w:t>
      </w:r>
      <w:r w:rsidRPr="006A7023">
        <w:rPr>
          <w:rFonts w:eastAsia="TimesLTStd-Roman" w:cs="Times New Roman"/>
          <w:szCs w:val="24"/>
          <w:lang w:eastAsia="zh-CN"/>
        </w:rPr>
        <w:t xml:space="preserve">routed from rivers to the lakes or wetlands (or any </w:t>
      </w:r>
      <w:r>
        <w:rPr>
          <w:rFonts w:eastAsia="TimesLTStd-Roman" w:cs="Times New Roman"/>
          <w:szCs w:val="24"/>
          <w:lang w:eastAsia="zh-CN"/>
        </w:rPr>
        <w:t>water bodies</w:t>
      </w:r>
      <w:r w:rsidRPr="006A7023">
        <w:rPr>
          <w:rFonts w:eastAsia="TimesLTStd-Roman" w:cs="Times New Roman"/>
          <w:szCs w:val="24"/>
          <w:lang w:eastAsia="zh-CN"/>
        </w:rPr>
        <w:t xml:space="preserve"> specified via .res input files and added to the hydrograph storage file (</w:t>
      </w:r>
      <w:r>
        <w:rPr>
          <w:rFonts w:eastAsia="TimesLTStd-Roman" w:cs="Times New Roman"/>
          <w:szCs w:val="24"/>
          <w:lang w:eastAsia="zh-CN"/>
        </w:rPr>
        <w:t>“</w:t>
      </w:r>
      <w:proofErr w:type="spellStart"/>
      <w:r w:rsidRPr="006A7023">
        <w:rPr>
          <w:rFonts w:eastAsia="TimesLTStd-Roman" w:cs="Times New Roman"/>
          <w:szCs w:val="24"/>
          <w:u w:val="single"/>
          <w:lang w:eastAsia="zh-CN"/>
        </w:rPr>
        <w:t>fig.fig</w:t>
      </w:r>
      <w:proofErr w:type="spellEnd"/>
      <w:r>
        <w:rPr>
          <w:rFonts w:eastAsia="TimesLTStd-Roman" w:cs="Times New Roman"/>
          <w:szCs w:val="24"/>
          <w:u w:val="single"/>
          <w:lang w:eastAsia="zh-CN"/>
        </w:rPr>
        <w:t>”</w:t>
      </w:r>
      <w:r w:rsidRPr="006A7023">
        <w:rPr>
          <w:rFonts w:eastAsia="TimesLTStd-Roman" w:cs="Times New Roman"/>
          <w:szCs w:val="24"/>
          <w:lang w:eastAsia="zh-CN"/>
        </w:rPr>
        <w:t xml:space="preserve">) will go through similar processes mentioned in the </w:t>
      </w:r>
      <w:r w:rsidRPr="006A7023">
        <w:rPr>
          <w:rFonts w:eastAsia="TimesLTStd-Roman" w:cs="Times New Roman"/>
          <w:b/>
          <w:bCs/>
          <w:i/>
          <w:iCs/>
          <w:szCs w:val="24"/>
          <w:lang w:eastAsia="zh-CN"/>
        </w:rPr>
        <w:t xml:space="preserve">rtpfas </w:t>
      </w:r>
      <w:r w:rsidRPr="006A7023">
        <w:rPr>
          <w:rFonts w:eastAsia="TimesLTStd-Roman" w:cs="Times New Roman"/>
          <w:szCs w:val="24"/>
          <w:lang w:eastAsia="zh-CN"/>
        </w:rPr>
        <w:t>module</w:t>
      </w:r>
      <w:r w:rsidRPr="006A7023">
        <w:rPr>
          <w:rFonts w:eastAsia="TimesLTStd-Roman" w:cs="Times New Roman"/>
          <w:b/>
          <w:bCs/>
          <w:i/>
          <w:iCs/>
          <w:szCs w:val="24"/>
          <w:lang w:eastAsia="zh-CN"/>
        </w:rPr>
        <w:t xml:space="preserve">. </w:t>
      </w:r>
      <w:r w:rsidRPr="006A7023">
        <w:rPr>
          <w:rFonts w:eastAsia="TimesLTStd-Roman" w:cs="Times New Roman"/>
          <w:szCs w:val="24"/>
          <w:lang w:eastAsia="zh-CN"/>
        </w:rPr>
        <w:t xml:space="preserve">The output of this module feeds the </w:t>
      </w:r>
      <w:r>
        <w:rPr>
          <w:rFonts w:eastAsia="TimesLTStd-Roman" w:cs="Times New Roman"/>
          <w:szCs w:val="24"/>
          <w:lang w:eastAsia="zh-CN"/>
        </w:rPr>
        <w:t>subsequen</w:t>
      </w:r>
      <w:r w:rsidRPr="006A7023">
        <w:rPr>
          <w:rFonts w:eastAsia="TimesLTStd-Roman" w:cs="Times New Roman"/>
          <w:szCs w:val="24"/>
          <w:lang w:eastAsia="zh-CN"/>
        </w:rPr>
        <w:t xml:space="preserve">t hydrograph storage (usually the downstream river). </w:t>
      </w:r>
    </w:p>
    <w:p w14:paraId="7E9D7FC0"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szCs w:val="24"/>
          <w:lang w:eastAsia="zh-CN"/>
        </w:rPr>
        <w:t>routres</w:t>
      </w:r>
      <w:proofErr w:type="spellEnd"/>
      <w:r w:rsidRPr="006A7023">
        <w:rPr>
          <w:rFonts w:eastAsia="TimesLTStd-Roman" w:cs="Times New Roman"/>
          <w:szCs w:val="24"/>
          <w:lang w:eastAsia="zh-CN"/>
        </w:rPr>
        <w:t xml:space="preserve">: Once the PFAS fate and transport in lakes is defined, this module is called to route the PFAS output to the next hydrograph storage and then write the PFAS mass balance components in the </w:t>
      </w:r>
      <w:r>
        <w:rPr>
          <w:rFonts w:eastAsia="TimesLTStd-Roman" w:cs="Times New Roman"/>
          <w:szCs w:val="24"/>
          <w:lang w:eastAsia="zh-CN"/>
        </w:rPr>
        <w:t>“</w:t>
      </w:r>
      <w:r w:rsidRPr="006A7023">
        <w:rPr>
          <w:rFonts w:eastAsia="TimesLTStd-Roman" w:cs="Times New Roman"/>
          <w:szCs w:val="24"/>
          <w:lang w:eastAsia="zh-CN"/>
        </w:rPr>
        <w:t>output.rsv</w:t>
      </w:r>
      <w:r>
        <w:rPr>
          <w:rFonts w:eastAsia="TimesLTStd-Roman" w:cs="Times New Roman"/>
          <w:szCs w:val="24"/>
          <w:lang w:eastAsia="zh-CN"/>
        </w:rPr>
        <w:t>.”</w:t>
      </w:r>
      <w:r w:rsidRPr="006A7023">
        <w:rPr>
          <w:rFonts w:eastAsia="TimesLTStd-Roman" w:cs="Times New Roman"/>
          <w:szCs w:val="24"/>
          <w:lang w:eastAsia="zh-CN"/>
        </w:rPr>
        <w:t xml:space="preserve"> </w:t>
      </w:r>
    </w:p>
    <w:p w14:paraId="7B3AF11E" w14:textId="77777777" w:rsidR="00311A95" w:rsidRPr="006A7023" w:rsidRDefault="00311A95" w:rsidP="00311A95">
      <w:pPr>
        <w:spacing w:line="360" w:lineRule="auto"/>
        <w:jc w:val="both"/>
        <w:rPr>
          <w:rFonts w:eastAsia="TimesLTStd-Roman" w:cs="Times New Roman"/>
          <w:szCs w:val="24"/>
          <w:lang w:eastAsia="zh-CN"/>
        </w:rPr>
      </w:pPr>
      <w:proofErr w:type="spellStart"/>
      <w:r w:rsidRPr="006A7023">
        <w:rPr>
          <w:rFonts w:eastAsia="TimesLTStd-Roman" w:cs="Times New Roman"/>
          <w:b/>
          <w:bCs/>
          <w:szCs w:val="24"/>
          <w:lang w:eastAsia="zh-CN"/>
        </w:rPr>
        <w:t>pfasw</w:t>
      </w:r>
      <w:proofErr w:type="spellEnd"/>
      <w:r w:rsidRPr="006A7023">
        <w:rPr>
          <w:rFonts w:eastAsia="TimesLTStd-Roman" w:cs="Times New Roman"/>
          <w:szCs w:val="24"/>
          <w:lang w:eastAsia="zh-CN"/>
        </w:rPr>
        <w:t>: At the end of the simulation period, this subroutine write</w:t>
      </w:r>
      <w:r>
        <w:rPr>
          <w:rFonts w:eastAsia="TimesLTStd-Roman" w:cs="Times New Roman"/>
          <w:szCs w:val="24"/>
          <w:lang w:eastAsia="zh-CN"/>
        </w:rPr>
        <w:t>s</w:t>
      </w:r>
      <w:r w:rsidRPr="006A7023">
        <w:rPr>
          <w:rFonts w:eastAsia="TimesLTStd-Roman" w:cs="Times New Roman"/>
          <w:szCs w:val="24"/>
          <w:lang w:eastAsia="zh-CN"/>
        </w:rPr>
        <w:t xml:space="preserve"> the overall PFAS balance in the watershed</w:t>
      </w:r>
      <w:r>
        <w:rPr>
          <w:rFonts w:eastAsia="TimesLTStd-Roman" w:cs="Times New Roman"/>
          <w:szCs w:val="24"/>
          <w:lang w:eastAsia="zh-CN"/>
        </w:rPr>
        <w:t>,</w:t>
      </w:r>
      <w:r w:rsidRPr="006A7023">
        <w:rPr>
          <w:rFonts w:eastAsia="TimesLTStd-Roman" w:cs="Times New Roman"/>
          <w:szCs w:val="24"/>
          <w:lang w:eastAsia="zh-CN"/>
        </w:rPr>
        <w:t xml:space="preserve"> including 1) the amount of PFAS applied by biosolid, 2) The initial and final amount of PFAS in soil, 3) PFAS contributed to streams by surface runoff, lateral flow, leaching to GW and transported by sediment and soil erosion. </w:t>
      </w:r>
    </w:p>
    <w:p w14:paraId="1F40FC38" w14:textId="058B748E" w:rsidR="00311A95" w:rsidRPr="006A7023" w:rsidRDefault="00311A95" w:rsidP="00311A95">
      <w:pPr>
        <w:spacing w:line="360" w:lineRule="auto"/>
        <w:jc w:val="both"/>
        <w:rPr>
          <w:rFonts w:eastAsia="TimesLTStd-Roman" w:cs="Times New Roman"/>
          <w:b/>
          <w:bCs/>
          <w:szCs w:val="24"/>
          <w:lang w:eastAsia="zh-CN"/>
        </w:rPr>
      </w:pPr>
      <w:r>
        <w:rPr>
          <w:rFonts w:eastAsia="TimesLTStd-Roman" w:cs="Times New Roman"/>
          <w:b/>
          <w:bCs/>
          <w:szCs w:val="24"/>
          <w:lang w:eastAsia="zh-CN"/>
        </w:rPr>
        <w:t xml:space="preserve">1.1. </w:t>
      </w:r>
      <w:r w:rsidRPr="006A7023">
        <w:rPr>
          <w:rFonts w:eastAsia="TimesLTStd-Roman" w:cs="Times New Roman"/>
          <w:b/>
          <w:bCs/>
          <w:szCs w:val="24"/>
          <w:lang w:eastAsia="zh-CN"/>
        </w:rPr>
        <w:t xml:space="preserve">An overview of source code local and global variables. </w:t>
      </w:r>
    </w:p>
    <w:p w14:paraId="1B18AE9D" w14:textId="7877D8DA" w:rsidR="00311A95" w:rsidRDefault="00311A95" w:rsidP="00311A95">
      <w:pPr>
        <w:spacing w:line="360" w:lineRule="auto"/>
        <w:ind w:firstLine="720"/>
        <w:jc w:val="both"/>
        <w:rPr>
          <w:rFonts w:eastAsia="TimesLTStd-Roman" w:cs="Times New Roman"/>
          <w:szCs w:val="24"/>
          <w:lang w:eastAsia="zh-CN"/>
        </w:rPr>
      </w:pPr>
      <w:r w:rsidRPr="006A7023">
        <w:rPr>
          <w:rFonts w:eastAsia="TimesLTStd-Roman" w:cs="Times New Roman"/>
          <w:szCs w:val="24"/>
          <w:lang w:eastAsia="zh-CN"/>
        </w:rPr>
        <w:t>There are more than 150 global and local variables that are added to the model source code to specifically work for PFAS fate and transport simulations in soil, rivers, and lakes</w:t>
      </w:r>
      <w:r>
        <w:rPr>
          <w:rFonts w:eastAsia="TimesLTStd-Roman" w:cs="Times New Roman"/>
          <w:szCs w:val="24"/>
          <w:lang w:eastAsia="zh-CN"/>
        </w:rPr>
        <w:t>,</w:t>
      </w:r>
      <w:r w:rsidRPr="006A7023">
        <w:rPr>
          <w:rFonts w:eastAsia="TimesLTStd-Roman" w:cs="Times New Roman"/>
          <w:szCs w:val="24"/>
          <w:lang w:eastAsia="zh-CN"/>
        </w:rPr>
        <w:t xml:space="preserve"> including initialization, mass balance calculation, routing, reading inputs</w:t>
      </w:r>
      <w:r>
        <w:rPr>
          <w:rFonts w:eastAsia="TimesLTStd-Roman" w:cs="Times New Roman"/>
          <w:szCs w:val="24"/>
          <w:lang w:eastAsia="zh-CN"/>
        </w:rPr>
        <w:t>,</w:t>
      </w:r>
      <w:r w:rsidRPr="006A7023">
        <w:rPr>
          <w:rFonts w:eastAsia="TimesLTStd-Roman" w:cs="Times New Roman"/>
          <w:szCs w:val="24"/>
          <w:lang w:eastAsia="zh-CN"/>
        </w:rPr>
        <w:t xml:space="preserve"> and writing outputs in the form of daily, monthly, and annually. The definition and application of many of these parameters are described in the source code of the above-mentioned subroutines. However,</w:t>
      </w:r>
      <w:r>
        <w:rPr>
          <w:rFonts w:eastAsia="TimesLTStd-Roman" w:cs="Times New Roman"/>
          <w:szCs w:val="24"/>
          <w:lang w:eastAsia="zh-CN"/>
        </w:rPr>
        <w:t xml:space="preserve"> </w:t>
      </w:r>
      <w:r w:rsidRPr="006A7023">
        <w:rPr>
          <w:rFonts w:eastAsia="TimesLTStd-Roman" w:cs="Times New Roman"/>
          <w:szCs w:val="24"/>
          <w:lang w:eastAsia="zh-CN"/>
        </w:rPr>
        <w:t xml:space="preserve">a collection of </w:t>
      </w:r>
      <w:r>
        <w:rPr>
          <w:rFonts w:eastAsia="TimesLTStd-Roman" w:cs="Times New Roman"/>
          <w:szCs w:val="24"/>
          <w:lang w:eastAsia="zh-CN"/>
        </w:rPr>
        <w:t>essential</w:t>
      </w:r>
      <w:r w:rsidRPr="006A7023">
        <w:rPr>
          <w:rFonts w:eastAsia="TimesLTStd-Roman" w:cs="Times New Roman"/>
          <w:szCs w:val="24"/>
          <w:lang w:eastAsia="zh-CN"/>
        </w:rPr>
        <w:t xml:space="preserve"> variables </w:t>
      </w:r>
      <w:proofErr w:type="gramStart"/>
      <w:r>
        <w:rPr>
          <w:rFonts w:eastAsia="TimesLTStd-Roman" w:cs="Times New Roman"/>
          <w:szCs w:val="24"/>
          <w:lang w:eastAsia="zh-CN"/>
        </w:rPr>
        <w:t>are</w:t>
      </w:r>
      <w:proofErr w:type="gramEnd"/>
      <w:r>
        <w:rPr>
          <w:rFonts w:eastAsia="TimesLTStd-Roman" w:cs="Times New Roman"/>
          <w:szCs w:val="24"/>
          <w:lang w:eastAsia="zh-CN"/>
        </w:rPr>
        <w:t xml:space="preserve"> </w:t>
      </w:r>
      <w:r w:rsidRPr="006A7023">
        <w:rPr>
          <w:rFonts w:eastAsia="TimesLTStd-Roman" w:cs="Times New Roman"/>
          <w:szCs w:val="24"/>
          <w:lang w:eastAsia="zh-CN"/>
        </w:rPr>
        <w:t xml:space="preserve">provided in Table </w:t>
      </w:r>
      <w:r>
        <w:rPr>
          <w:rFonts w:eastAsia="TimesLTStd-Roman" w:cs="Times New Roman"/>
          <w:szCs w:val="24"/>
          <w:lang w:eastAsia="zh-CN"/>
        </w:rPr>
        <w:t>1</w:t>
      </w:r>
      <w:r w:rsidRPr="006A7023">
        <w:rPr>
          <w:rFonts w:eastAsia="TimesLTStd-Roman" w:cs="Times New Roman"/>
          <w:szCs w:val="24"/>
          <w:lang w:eastAsia="zh-CN"/>
        </w:rPr>
        <w:t xml:space="preserve">. Note: there are several unit conversions within the </w:t>
      </w:r>
      <w:r w:rsidRPr="006A7023">
        <w:rPr>
          <w:rFonts w:eastAsia="TimesLTStd-Roman" w:cs="Times New Roman"/>
          <w:szCs w:val="24"/>
          <w:lang w:eastAsia="zh-CN"/>
        </w:rPr>
        <w:lastRenderedPageBreak/>
        <w:t>source code that model developers need to c</w:t>
      </w:r>
      <w:r>
        <w:rPr>
          <w:rFonts w:eastAsia="TimesLTStd-Roman" w:cs="Times New Roman"/>
          <w:szCs w:val="24"/>
          <w:lang w:eastAsia="zh-CN"/>
        </w:rPr>
        <w:t>onsider carefully</w:t>
      </w:r>
      <w:r w:rsidRPr="006A7023">
        <w:rPr>
          <w:rFonts w:eastAsia="TimesLTStd-Roman" w:cs="Times New Roman"/>
          <w:szCs w:val="24"/>
          <w:lang w:eastAsia="zh-CN"/>
        </w:rPr>
        <w:t xml:space="preserve">. Units for </w:t>
      </w:r>
      <w:r>
        <w:rPr>
          <w:rFonts w:eastAsia="TimesLTStd-Roman" w:cs="Times New Roman"/>
          <w:szCs w:val="24"/>
          <w:lang w:eastAsia="zh-CN"/>
        </w:rPr>
        <w:t xml:space="preserve">the </w:t>
      </w:r>
      <w:r w:rsidRPr="006A7023">
        <w:rPr>
          <w:rFonts w:eastAsia="TimesLTStd-Roman" w:cs="Times New Roman"/>
          <w:szCs w:val="24"/>
          <w:lang w:eastAsia="zh-CN"/>
        </w:rPr>
        <w:t xml:space="preserve">initial PFAS amount defined in *.chm files are µg/ha. The amount of PFAS in biosolid defined in *.mgt files </w:t>
      </w:r>
      <w:r>
        <w:rPr>
          <w:rFonts w:eastAsia="TimesLTStd-Roman" w:cs="Times New Roman"/>
          <w:szCs w:val="24"/>
          <w:lang w:eastAsia="zh-CN"/>
        </w:rPr>
        <w:t>is</w:t>
      </w:r>
      <w:r w:rsidRPr="006A7023">
        <w:rPr>
          <w:rFonts w:eastAsia="TimesLTStd-Roman" w:cs="Times New Roman"/>
          <w:szCs w:val="24"/>
          <w:lang w:eastAsia="zh-CN"/>
        </w:rPr>
        <w:t xml:space="preserve"> mg/ha.</w:t>
      </w:r>
      <w:r>
        <w:rPr>
          <w:rFonts w:eastAsia="TimesLTStd-Roman" w:cs="Times New Roman"/>
          <w:szCs w:val="24"/>
          <w:lang w:eastAsia="zh-CN"/>
        </w:rPr>
        <w:t xml:space="preserve"> Once they are read, both these values</w:t>
      </w:r>
      <w:r w:rsidRPr="006A7023">
        <w:rPr>
          <w:rFonts w:eastAsia="TimesLTStd-Roman" w:cs="Times New Roman"/>
          <w:szCs w:val="24"/>
          <w:lang w:eastAsia="zh-CN"/>
        </w:rPr>
        <w:t xml:space="preserve"> are converted to kg/ha for PFAS fate and transport in soil. For writing the output, routing PFAS in the river network</w:t>
      </w:r>
      <w:r>
        <w:rPr>
          <w:rFonts w:eastAsia="TimesLTStd-Roman" w:cs="Times New Roman"/>
          <w:szCs w:val="24"/>
          <w:lang w:eastAsia="zh-CN"/>
        </w:rPr>
        <w:t>,</w:t>
      </w:r>
      <w:r w:rsidRPr="006A7023">
        <w:rPr>
          <w:rFonts w:eastAsia="TimesLTStd-Roman" w:cs="Times New Roman"/>
          <w:szCs w:val="24"/>
          <w:lang w:eastAsia="zh-CN"/>
        </w:rPr>
        <w:t xml:space="preserve"> and PFAS balance in river and lake processes, everything is based on mg or mg/l.</w:t>
      </w:r>
      <w:r>
        <w:rPr>
          <w:rFonts w:eastAsia="TimesLTStd-Roman" w:cs="Times New Roman"/>
          <w:szCs w:val="24"/>
          <w:lang w:eastAsia="zh-CN"/>
        </w:rPr>
        <w:t xml:space="preserve"> </w:t>
      </w:r>
    </w:p>
    <w:p w14:paraId="1CEF6E57" w14:textId="77777777" w:rsidR="00311A95" w:rsidRDefault="00311A95" w:rsidP="00311A95">
      <w:pPr>
        <w:rPr>
          <w:rFonts w:eastAsia="TimesLTStd-Roman" w:cs="Times New Roman"/>
          <w:szCs w:val="24"/>
          <w:lang w:eastAsia="zh-CN"/>
        </w:rPr>
      </w:pPr>
      <w:r>
        <w:rPr>
          <w:rFonts w:eastAsia="TimesLTStd-Roman" w:cs="Times New Roman"/>
          <w:szCs w:val="24"/>
          <w:lang w:eastAsia="zh-CN"/>
        </w:rPr>
        <w:br w:type="page"/>
      </w:r>
    </w:p>
    <w:p w14:paraId="2868C704" w14:textId="5DABB065" w:rsidR="00311A95" w:rsidRPr="006A7023" w:rsidRDefault="00311A95" w:rsidP="00311A95">
      <w:pPr>
        <w:spacing w:line="360" w:lineRule="auto"/>
        <w:ind w:firstLine="720"/>
        <w:rPr>
          <w:rFonts w:cs="Times New Roman"/>
        </w:rPr>
      </w:pPr>
      <w:r w:rsidRPr="006A7023">
        <w:rPr>
          <w:rFonts w:cs="Times New Roman"/>
          <w:b/>
          <w:bCs/>
        </w:rPr>
        <w:lastRenderedPageBreak/>
        <w:t xml:space="preserve">Table </w:t>
      </w:r>
      <w:r>
        <w:rPr>
          <w:rFonts w:cs="Times New Roman"/>
          <w:b/>
          <w:bCs/>
        </w:rPr>
        <w:t>1</w:t>
      </w:r>
      <w:r w:rsidRPr="006A7023">
        <w:rPr>
          <w:rFonts w:cs="Times New Roman"/>
          <w:b/>
          <w:bCs/>
        </w:rPr>
        <w:t>:</w:t>
      </w:r>
      <w:r w:rsidRPr="006A7023">
        <w:rPr>
          <w:rFonts w:cs="Times New Roman"/>
        </w:rPr>
        <w:t xml:space="preserve"> Collection of new and modified global variables in the SWAT source code</w:t>
      </w:r>
      <w:r>
        <w:rPr>
          <w:rFonts w:cs="Times New Roman"/>
        </w:rPr>
        <w:t>.</w:t>
      </w:r>
    </w:p>
    <w:tbl>
      <w:tblPr>
        <w:tblW w:w="10160" w:type="dxa"/>
        <w:tblLook w:val="04A0" w:firstRow="1" w:lastRow="0" w:firstColumn="1" w:lastColumn="0" w:noHBand="0" w:noVBand="1"/>
      </w:tblPr>
      <w:tblGrid>
        <w:gridCol w:w="2300"/>
        <w:gridCol w:w="7860"/>
      </w:tblGrid>
      <w:tr w:rsidR="00311A95" w:rsidRPr="006A7023" w14:paraId="6FBB78F2" w14:textId="77777777" w:rsidTr="00FB4DBD">
        <w:trPr>
          <w:trHeight w:val="290"/>
        </w:trPr>
        <w:tc>
          <w:tcPr>
            <w:tcW w:w="2300" w:type="dxa"/>
            <w:tcBorders>
              <w:top w:val="nil"/>
              <w:left w:val="nil"/>
              <w:bottom w:val="single" w:sz="4" w:space="0" w:color="auto"/>
              <w:right w:val="nil"/>
            </w:tcBorders>
            <w:shd w:val="clear" w:color="auto" w:fill="auto"/>
            <w:noWrap/>
            <w:vAlign w:val="bottom"/>
            <w:hideMark/>
          </w:tcPr>
          <w:p w14:paraId="56A79BE6" w14:textId="77777777" w:rsidR="00311A95" w:rsidRPr="006A7023" w:rsidRDefault="00311A95" w:rsidP="00FB4DBD">
            <w:pPr>
              <w:pStyle w:val="TableParagraph"/>
              <w:spacing w:line="360" w:lineRule="auto"/>
              <w:jc w:val="both"/>
              <w:rPr>
                <w:rFonts w:ascii="Times New Roman" w:hAnsi="Times New Roman" w:cs="Times New Roman"/>
                <w:b/>
                <w:bCs/>
              </w:rPr>
            </w:pPr>
            <w:r w:rsidRPr="006A7023">
              <w:rPr>
                <w:rFonts w:ascii="Times New Roman" w:hAnsi="Times New Roman" w:cs="Times New Roman"/>
                <w:b/>
                <w:bCs/>
              </w:rPr>
              <w:t>Variable</w:t>
            </w:r>
          </w:p>
        </w:tc>
        <w:tc>
          <w:tcPr>
            <w:tcW w:w="7860" w:type="dxa"/>
            <w:tcBorders>
              <w:top w:val="nil"/>
              <w:left w:val="nil"/>
              <w:bottom w:val="single" w:sz="4" w:space="0" w:color="auto"/>
              <w:right w:val="nil"/>
            </w:tcBorders>
            <w:shd w:val="clear" w:color="auto" w:fill="auto"/>
            <w:noWrap/>
            <w:vAlign w:val="bottom"/>
            <w:hideMark/>
          </w:tcPr>
          <w:p w14:paraId="7714B047" w14:textId="77777777" w:rsidR="00311A95" w:rsidRPr="006A7023" w:rsidRDefault="00311A95" w:rsidP="00FB4DBD">
            <w:pPr>
              <w:pStyle w:val="TableParagraph"/>
              <w:spacing w:line="360" w:lineRule="auto"/>
              <w:jc w:val="both"/>
              <w:rPr>
                <w:rFonts w:ascii="Times New Roman" w:hAnsi="Times New Roman" w:cs="Times New Roman"/>
                <w:b/>
                <w:bCs/>
              </w:rPr>
            </w:pPr>
            <w:r w:rsidRPr="006A7023">
              <w:rPr>
                <w:rFonts w:ascii="Times New Roman" w:hAnsi="Times New Roman" w:cs="Times New Roman"/>
                <w:b/>
                <w:bCs/>
              </w:rPr>
              <w:t>Definition</w:t>
            </w:r>
          </w:p>
        </w:tc>
      </w:tr>
      <w:tr w:rsidR="00311A95" w:rsidRPr="006A7023" w14:paraId="3595F209" w14:textId="77777777" w:rsidTr="00FB4DBD">
        <w:trPr>
          <w:trHeight w:val="290"/>
        </w:trPr>
        <w:tc>
          <w:tcPr>
            <w:tcW w:w="2300" w:type="dxa"/>
            <w:tcBorders>
              <w:top w:val="single" w:sz="4" w:space="0" w:color="auto"/>
              <w:left w:val="nil"/>
              <w:bottom w:val="nil"/>
              <w:right w:val="nil"/>
            </w:tcBorders>
            <w:shd w:val="clear" w:color="auto" w:fill="auto"/>
            <w:noWrap/>
            <w:vAlign w:val="bottom"/>
            <w:hideMark/>
          </w:tcPr>
          <w:p w14:paraId="061BBE26"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chpfas_koc</w:t>
            </w:r>
            <w:proofErr w:type="spellEnd"/>
          </w:p>
        </w:tc>
        <w:tc>
          <w:tcPr>
            <w:tcW w:w="7860" w:type="dxa"/>
            <w:tcBorders>
              <w:top w:val="single" w:sz="4" w:space="0" w:color="auto"/>
              <w:left w:val="nil"/>
              <w:bottom w:val="nil"/>
              <w:right w:val="nil"/>
            </w:tcBorders>
            <w:shd w:val="clear" w:color="auto" w:fill="auto"/>
            <w:noWrap/>
            <w:vAlign w:val="bottom"/>
            <w:hideMark/>
          </w:tcPr>
          <w:p w14:paraId="715A705F" w14:textId="77777777" w:rsidR="00311A95" w:rsidRPr="006A7023" w:rsidRDefault="00311A95" w:rsidP="00FB4DBD">
            <w:pPr>
              <w:pStyle w:val="TableParagraph"/>
              <w:spacing w:line="360" w:lineRule="auto"/>
              <w:jc w:val="both"/>
              <w:rPr>
                <w:rFonts w:ascii="Times New Roman" w:hAnsi="Times New Roman" w:cs="Times New Roman"/>
              </w:rPr>
            </w:pPr>
            <w:r w:rsidRPr="006A7023">
              <w:rPr>
                <w:rFonts w:ascii="Times New Roman" w:hAnsi="Times New Roman" w:cs="Times New Roman"/>
              </w:rPr>
              <w:t>PFAS partition coefficient between water and sediment in reach</w:t>
            </w:r>
          </w:p>
        </w:tc>
      </w:tr>
      <w:tr w:rsidR="00311A95" w:rsidRPr="006A7023" w14:paraId="7895E559" w14:textId="77777777" w:rsidTr="00FB4DBD">
        <w:trPr>
          <w:trHeight w:val="290"/>
        </w:trPr>
        <w:tc>
          <w:tcPr>
            <w:tcW w:w="2300" w:type="dxa"/>
            <w:tcBorders>
              <w:top w:val="nil"/>
              <w:left w:val="nil"/>
              <w:bottom w:val="nil"/>
              <w:right w:val="nil"/>
            </w:tcBorders>
            <w:shd w:val="clear" w:color="auto" w:fill="auto"/>
            <w:noWrap/>
            <w:vAlign w:val="bottom"/>
            <w:hideMark/>
          </w:tcPr>
          <w:p w14:paraId="5473111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chpfas_mix</w:t>
            </w:r>
            <w:proofErr w:type="spellEnd"/>
          </w:p>
        </w:tc>
        <w:tc>
          <w:tcPr>
            <w:tcW w:w="7860" w:type="dxa"/>
            <w:tcBorders>
              <w:top w:val="nil"/>
              <w:left w:val="nil"/>
              <w:bottom w:val="nil"/>
              <w:right w:val="nil"/>
            </w:tcBorders>
            <w:shd w:val="clear" w:color="auto" w:fill="auto"/>
            <w:noWrap/>
            <w:vAlign w:val="center"/>
            <w:hideMark/>
          </w:tcPr>
          <w:p w14:paraId="5D64A18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Mixing velocity (diffusion/dispersion) for </w:t>
            </w:r>
            <w:r>
              <w:rPr>
                <w:rFonts w:ascii="Times New Roman" w:hAnsi="Times New Roman" w:cs="Times New Roman"/>
                <w:sz w:val="20"/>
                <w:szCs w:val="20"/>
              </w:rPr>
              <w:t>PFAS</w:t>
            </w:r>
            <w:r w:rsidRPr="006A7023">
              <w:rPr>
                <w:rFonts w:ascii="Times New Roman" w:hAnsi="Times New Roman" w:cs="Times New Roman"/>
                <w:sz w:val="20"/>
                <w:szCs w:val="20"/>
              </w:rPr>
              <w:t xml:space="preserve"> in reach</w:t>
            </w:r>
          </w:p>
        </w:tc>
      </w:tr>
      <w:tr w:rsidR="00311A95" w:rsidRPr="006A7023" w14:paraId="3A6CA6E6" w14:textId="77777777" w:rsidTr="00FB4DBD">
        <w:trPr>
          <w:trHeight w:val="290"/>
        </w:trPr>
        <w:tc>
          <w:tcPr>
            <w:tcW w:w="2300" w:type="dxa"/>
            <w:tcBorders>
              <w:top w:val="nil"/>
              <w:left w:val="nil"/>
              <w:bottom w:val="nil"/>
              <w:right w:val="nil"/>
            </w:tcBorders>
            <w:shd w:val="clear" w:color="auto" w:fill="auto"/>
            <w:noWrap/>
            <w:vAlign w:val="bottom"/>
            <w:hideMark/>
          </w:tcPr>
          <w:p w14:paraId="298C8CB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chpfas_rsp</w:t>
            </w:r>
            <w:proofErr w:type="spellEnd"/>
          </w:p>
        </w:tc>
        <w:tc>
          <w:tcPr>
            <w:tcW w:w="7860" w:type="dxa"/>
            <w:tcBorders>
              <w:top w:val="nil"/>
              <w:left w:val="nil"/>
              <w:bottom w:val="nil"/>
              <w:right w:val="nil"/>
            </w:tcBorders>
            <w:shd w:val="clear" w:color="auto" w:fill="auto"/>
            <w:noWrap/>
            <w:vAlign w:val="center"/>
            <w:hideMark/>
          </w:tcPr>
          <w:p w14:paraId="0FFEBB8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Resuspension velocity in reach for PFAS sorbed to sediment</w:t>
            </w:r>
          </w:p>
        </w:tc>
      </w:tr>
      <w:tr w:rsidR="00311A95" w:rsidRPr="006A7023" w14:paraId="73AC1361" w14:textId="77777777" w:rsidTr="00FB4DBD">
        <w:trPr>
          <w:trHeight w:val="290"/>
        </w:trPr>
        <w:tc>
          <w:tcPr>
            <w:tcW w:w="2300" w:type="dxa"/>
            <w:tcBorders>
              <w:top w:val="nil"/>
              <w:left w:val="nil"/>
              <w:bottom w:val="nil"/>
              <w:right w:val="nil"/>
            </w:tcBorders>
            <w:shd w:val="clear" w:color="auto" w:fill="auto"/>
            <w:noWrap/>
            <w:vAlign w:val="bottom"/>
            <w:hideMark/>
          </w:tcPr>
          <w:p w14:paraId="754B874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chpfas_stl</w:t>
            </w:r>
            <w:proofErr w:type="spellEnd"/>
          </w:p>
        </w:tc>
        <w:tc>
          <w:tcPr>
            <w:tcW w:w="7860" w:type="dxa"/>
            <w:tcBorders>
              <w:top w:val="nil"/>
              <w:left w:val="nil"/>
              <w:bottom w:val="nil"/>
              <w:right w:val="nil"/>
            </w:tcBorders>
            <w:shd w:val="clear" w:color="auto" w:fill="auto"/>
            <w:noWrap/>
            <w:vAlign w:val="center"/>
            <w:hideMark/>
          </w:tcPr>
          <w:p w14:paraId="6D91210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Settling velocity in reach for PFAS sorbed to sediment</w:t>
            </w:r>
          </w:p>
        </w:tc>
      </w:tr>
      <w:tr w:rsidR="00311A95" w:rsidRPr="006A7023" w14:paraId="56BBD365" w14:textId="77777777" w:rsidTr="00FB4DBD">
        <w:trPr>
          <w:trHeight w:val="290"/>
        </w:trPr>
        <w:tc>
          <w:tcPr>
            <w:tcW w:w="2300" w:type="dxa"/>
            <w:tcBorders>
              <w:top w:val="nil"/>
              <w:left w:val="nil"/>
              <w:bottom w:val="nil"/>
              <w:right w:val="nil"/>
            </w:tcBorders>
            <w:shd w:val="clear" w:color="auto" w:fill="auto"/>
            <w:noWrap/>
            <w:vAlign w:val="bottom"/>
            <w:hideMark/>
          </w:tcPr>
          <w:p w14:paraId="2B705F5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(hru,1,type)</w:t>
            </w:r>
          </w:p>
        </w:tc>
        <w:tc>
          <w:tcPr>
            <w:tcW w:w="7860" w:type="dxa"/>
            <w:tcBorders>
              <w:top w:val="nil"/>
              <w:left w:val="nil"/>
              <w:bottom w:val="nil"/>
              <w:right w:val="nil"/>
            </w:tcBorders>
            <w:shd w:val="clear" w:color="auto" w:fill="auto"/>
            <w:noWrap/>
            <w:vAlign w:val="center"/>
            <w:hideMark/>
          </w:tcPr>
          <w:p w14:paraId="11070E4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w:t>
            </w:r>
          </w:p>
        </w:tc>
      </w:tr>
      <w:tr w:rsidR="00311A95" w:rsidRPr="006A7023" w14:paraId="50624A51" w14:textId="77777777" w:rsidTr="00FB4DBD">
        <w:trPr>
          <w:trHeight w:val="290"/>
        </w:trPr>
        <w:tc>
          <w:tcPr>
            <w:tcW w:w="2300" w:type="dxa"/>
            <w:tcBorders>
              <w:top w:val="nil"/>
              <w:left w:val="nil"/>
              <w:bottom w:val="nil"/>
              <w:right w:val="nil"/>
            </w:tcBorders>
            <w:shd w:val="clear" w:color="auto" w:fill="auto"/>
            <w:noWrap/>
            <w:vAlign w:val="bottom"/>
            <w:hideMark/>
          </w:tcPr>
          <w:p w14:paraId="7EA9B17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(hru,2,type)</w:t>
            </w:r>
          </w:p>
        </w:tc>
        <w:tc>
          <w:tcPr>
            <w:tcW w:w="7860" w:type="dxa"/>
            <w:tcBorders>
              <w:top w:val="nil"/>
              <w:left w:val="nil"/>
              <w:bottom w:val="nil"/>
              <w:right w:val="nil"/>
            </w:tcBorders>
            <w:shd w:val="clear" w:color="auto" w:fill="auto"/>
            <w:noWrap/>
            <w:vAlign w:val="center"/>
            <w:hideMark/>
          </w:tcPr>
          <w:p w14:paraId="4F0A120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w:t>
            </w:r>
          </w:p>
        </w:tc>
      </w:tr>
      <w:tr w:rsidR="00311A95" w:rsidRPr="006A7023" w14:paraId="7D3CD681" w14:textId="77777777" w:rsidTr="00FB4DBD">
        <w:trPr>
          <w:trHeight w:val="290"/>
        </w:trPr>
        <w:tc>
          <w:tcPr>
            <w:tcW w:w="2300" w:type="dxa"/>
            <w:tcBorders>
              <w:top w:val="nil"/>
              <w:left w:val="nil"/>
              <w:bottom w:val="nil"/>
              <w:right w:val="nil"/>
            </w:tcBorders>
            <w:shd w:val="clear" w:color="auto" w:fill="auto"/>
            <w:noWrap/>
            <w:vAlign w:val="bottom"/>
            <w:hideMark/>
          </w:tcPr>
          <w:p w14:paraId="65C9F2F8"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(hru,3,type)</w:t>
            </w:r>
          </w:p>
        </w:tc>
        <w:tc>
          <w:tcPr>
            <w:tcW w:w="7860" w:type="dxa"/>
            <w:tcBorders>
              <w:top w:val="nil"/>
              <w:left w:val="nil"/>
              <w:bottom w:val="nil"/>
              <w:right w:val="nil"/>
            </w:tcBorders>
            <w:shd w:val="clear" w:color="auto" w:fill="auto"/>
            <w:noWrap/>
            <w:vAlign w:val="center"/>
            <w:hideMark/>
          </w:tcPr>
          <w:p w14:paraId="0F7B035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Total PFAS loading to stream in surface via sediment and surface runoff</w:t>
            </w:r>
          </w:p>
        </w:tc>
      </w:tr>
      <w:tr w:rsidR="00311A95" w:rsidRPr="006A7023" w14:paraId="3E7F3339" w14:textId="77777777" w:rsidTr="00FB4DBD">
        <w:trPr>
          <w:trHeight w:val="290"/>
        </w:trPr>
        <w:tc>
          <w:tcPr>
            <w:tcW w:w="2300" w:type="dxa"/>
            <w:tcBorders>
              <w:top w:val="nil"/>
              <w:left w:val="nil"/>
              <w:bottom w:val="nil"/>
              <w:right w:val="nil"/>
            </w:tcBorders>
            <w:shd w:val="clear" w:color="auto" w:fill="auto"/>
            <w:noWrap/>
            <w:vAlign w:val="bottom"/>
            <w:hideMark/>
          </w:tcPr>
          <w:p w14:paraId="21FE1D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(hru,4, type)</w:t>
            </w:r>
          </w:p>
        </w:tc>
        <w:tc>
          <w:tcPr>
            <w:tcW w:w="7860" w:type="dxa"/>
            <w:tcBorders>
              <w:top w:val="nil"/>
              <w:left w:val="nil"/>
              <w:bottom w:val="nil"/>
              <w:right w:val="nil"/>
            </w:tcBorders>
            <w:shd w:val="clear" w:color="auto" w:fill="auto"/>
            <w:noWrap/>
            <w:vAlign w:val="center"/>
            <w:hideMark/>
          </w:tcPr>
          <w:p w14:paraId="2CB5335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lateral flow</w:t>
            </w:r>
          </w:p>
        </w:tc>
      </w:tr>
      <w:tr w:rsidR="00311A95" w:rsidRPr="006A7023" w14:paraId="2F167A64" w14:textId="77777777" w:rsidTr="00FB4DBD">
        <w:trPr>
          <w:trHeight w:val="290"/>
        </w:trPr>
        <w:tc>
          <w:tcPr>
            <w:tcW w:w="2300" w:type="dxa"/>
            <w:tcBorders>
              <w:top w:val="nil"/>
              <w:left w:val="nil"/>
              <w:bottom w:val="nil"/>
              <w:right w:val="nil"/>
            </w:tcBorders>
            <w:shd w:val="clear" w:color="auto" w:fill="auto"/>
            <w:noWrap/>
            <w:vAlign w:val="bottom"/>
          </w:tcPr>
          <w:p w14:paraId="30DCE86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hrupfasd</w:t>
            </w:r>
            <w:proofErr w:type="spellEnd"/>
            <w:r w:rsidRPr="006A7023">
              <w:rPr>
                <w:rFonts w:ascii="Times New Roman" w:hAnsi="Times New Roman" w:cs="Times New Roman"/>
                <w:color w:val="auto"/>
              </w:rPr>
              <w:t xml:space="preserve"> (hru,5, type)</w:t>
            </w:r>
          </w:p>
        </w:tc>
        <w:tc>
          <w:tcPr>
            <w:tcW w:w="7860" w:type="dxa"/>
            <w:tcBorders>
              <w:top w:val="nil"/>
              <w:left w:val="nil"/>
              <w:bottom w:val="nil"/>
              <w:right w:val="nil"/>
            </w:tcBorders>
            <w:shd w:val="clear" w:color="auto" w:fill="auto"/>
            <w:noWrap/>
            <w:vAlign w:val="center"/>
          </w:tcPr>
          <w:p w14:paraId="25CC70F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leaching to GW</w:t>
            </w:r>
          </w:p>
        </w:tc>
      </w:tr>
      <w:tr w:rsidR="00311A95" w:rsidRPr="006A7023" w14:paraId="1B3DDB8C" w14:textId="77777777" w:rsidTr="00FB4DBD">
        <w:trPr>
          <w:trHeight w:val="290"/>
        </w:trPr>
        <w:tc>
          <w:tcPr>
            <w:tcW w:w="2300" w:type="dxa"/>
            <w:tcBorders>
              <w:top w:val="nil"/>
              <w:left w:val="nil"/>
              <w:bottom w:val="nil"/>
              <w:right w:val="nil"/>
            </w:tcBorders>
            <w:shd w:val="clear" w:color="auto" w:fill="auto"/>
            <w:noWrap/>
            <w:vAlign w:val="center"/>
            <w:hideMark/>
          </w:tcPr>
          <w:p w14:paraId="0C620CD2" w14:textId="77777777" w:rsidR="00311A95" w:rsidRPr="006A7023" w:rsidRDefault="00311A95" w:rsidP="00FB4DBD">
            <w:pPr>
              <w:pStyle w:val="TableParagraph"/>
              <w:spacing w:line="360" w:lineRule="auto"/>
              <w:jc w:val="both"/>
              <w:rPr>
                <w:rFonts w:ascii="Times New Roman" w:hAnsi="Times New Roman" w:cs="Times New Roman"/>
                <w:sz w:val="20"/>
                <w:szCs w:val="20"/>
              </w:rPr>
            </w:pPr>
            <w:proofErr w:type="spellStart"/>
            <w:r w:rsidRPr="006A7023">
              <w:rPr>
                <w:rFonts w:ascii="Times New Roman" w:hAnsi="Times New Roman" w:cs="Times New Roman"/>
                <w:sz w:val="20"/>
                <w:szCs w:val="20"/>
              </w:rPr>
              <w:t>hrupfasm</w:t>
            </w:r>
            <w:proofErr w:type="spellEnd"/>
            <w:r w:rsidRPr="006A7023">
              <w:rPr>
                <w:rFonts w:ascii="Times New Roman" w:hAnsi="Times New Roman" w:cs="Times New Roman"/>
                <w:sz w:val="20"/>
                <w:szCs w:val="20"/>
              </w:rPr>
              <w:t xml:space="preserve"> (</w:t>
            </w:r>
            <w:r w:rsidRPr="006A7023">
              <w:rPr>
                <w:rFonts w:ascii="Times New Roman" w:hAnsi="Times New Roman" w:cs="Times New Roman"/>
                <w:color w:val="auto"/>
              </w:rPr>
              <w:t>hru</w:t>
            </w:r>
            <w:r w:rsidRPr="006A7023">
              <w:rPr>
                <w:rFonts w:ascii="Times New Roman" w:hAnsi="Times New Roman" w:cs="Times New Roman"/>
                <w:sz w:val="20"/>
                <w:szCs w:val="20"/>
              </w:rPr>
              <w:t>,1-4,</w:t>
            </w:r>
            <w:r w:rsidRPr="006A7023">
              <w:rPr>
                <w:rFonts w:ascii="Times New Roman" w:hAnsi="Times New Roman" w:cs="Times New Roman"/>
                <w:color w:val="auto"/>
              </w:rPr>
              <w:t xml:space="preserve"> type</w:t>
            </w:r>
            <w:r w:rsidRPr="006A7023">
              <w:rPr>
                <w:rFonts w:ascii="Times New Roman" w:hAnsi="Times New Roman" w:cs="Times New Roman"/>
                <w:sz w:val="20"/>
                <w:szCs w:val="20"/>
              </w:rPr>
              <w:t>)</w:t>
            </w:r>
          </w:p>
        </w:tc>
        <w:tc>
          <w:tcPr>
            <w:tcW w:w="7860" w:type="dxa"/>
            <w:tcBorders>
              <w:top w:val="nil"/>
              <w:left w:val="nil"/>
              <w:bottom w:val="nil"/>
              <w:right w:val="nil"/>
            </w:tcBorders>
            <w:shd w:val="clear" w:color="auto" w:fill="auto"/>
            <w:noWrap/>
            <w:vAlign w:val="center"/>
            <w:hideMark/>
          </w:tcPr>
          <w:p w14:paraId="28929A8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 sediment, total and lateral flow (monthly)</w:t>
            </w:r>
          </w:p>
        </w:tc>
      </w:tr>
      <w:tr w:rsidR="00311A95" w:rsidRPr="006A7023" w14:paraId="682753F6" w14:textId="77777777" w:rsidTr="00FB4DBD">
        <w:trPr>
          <w:trHeight w:val="290"/>
        </w:trPr>
        <w:tc>
          <w:tcPr>
            <w:tcW w:w="2300" w:type="dxa"/>
            <w:tcBorders>
              <w:top w:val="nil"/>
              <w:left w:val="nil"/>
              <w:bottom w:val="nil"/>
              <w:right w:val="nil"/>
            </w:tcBorders>
            <w:shd w:val="clear" w:color="auto" w:fill="auto"/>
            <w:noWrap/>
            <w:vAlign w:val="bottom"/>
            <w:hideMark/>
          </w:tcPr>
          <w:p w14:paraId="2F1C426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hrupfasa</w:t>
            </w:r>
            <w:proofErr w:type="spellEnd"/>
            <w:r w:rsidRPr="006A7023">
              <w:rPr>
                <w:rFonts w:ascii="Times New Roman" w:hAnsi="Times New Roman" w:cs="Times New Roman"/>
                <w:color w:val="auto"/>
              </w:rPr>
              <w:t xml:space="preserve"> </w:t>
            </w:r>
            <w:r w:rsidRPr="006A7023">
              <w:rPr>
                <w:rFonts w:ascii="Times New Roman" w:hAnsi="Times New Roman" w:cs="Times New Roman"/>
                <w:sz w:val="20"/>
                <w:szCs w:val="20"/>
              </w:rPr>
              <w:t>(</w:t>
            </w:r>
            <w:r w:rsidRPr="006A7023">
              <w:rPr>
                <w:rFonts w:ascii="Times New Roman" w:hAnsi="Times New Roman" w:cs="Times New Roman"/>
                <w:color w:val="auto"/>
              </w:rPr>
              <w:t>hru</w:t>
            </w:r>
            <w:r w:rsidRPr="006A7023">
              <w:rPr>
                <w:rFonts w:ascii="Times New Roman" w:hAnsi="Times New Roman" w:cs="Times New Roman"/>
                <w:sz w:val="20"/>
                <w:szCs w:val="20"/>
              </w:rPr>
              <w:t>,1-4,</w:t>
            </w:r>
            <w:r w:rsidRPr="006A7023">
              <w:rPr>
                <w:rFonts w:ascii="Times New Roman" w:hAnsi="Times New Roman" w:cs="Times New Roman"/>
                <w:color w:val="auto"/>
              </w:rPr>
              <w:t xml:space="preserve"> type</w:t>
            </w:r>
            <w:r w:rsidRPr="006A7023">
              <w:rPr>
                <w:rFonts w:ascii="Times New Roman" w:hAnsi="Times New Roman" w:cs="Times New Roman"/>
                <w:sz w:val="20"/>
                <w:szCs w:val="20"/>
              </w:rPr>
              <w:t>)</w:t>
            </w:r>
          </w:p>
        </w:tc>
        <w:tc>
          <w:tcPr>
            <w:tcW w:w="7860" w:type="dxa"/>
            <w:tcBorders>
              <w:top w:val="nil"/>
              <w:left w:val="nil"/>
              <w:bottom w:val="nil"/>
              <w:right w:val="nil"/>
            </w:tcBorders>
            <w:shd w:val="clear" w:color="auto" w:fill="auto"/>
            <w:noWrap/>
            <w:vAlign w:val="center"/>
            <w:hideMark/>
          </w:tcPr>
          <w:p w14:paraId="6A2D551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 sediment, total and lateral flow (average annual)</w:t>
            </w:r>
          </w:p>
        </w:tc>
      </w:tr>
      <w:tr w:rsidR="00311A95" w:rsidRPr="006A7023" w14:paraId="7929AB42" w14:textId="77777777" w:rsidTr="00FB4DBD">
        <w:trPr>
          <w:trHeight w:val="290"/>
        </w:trPr>
        <w:tc>
          <w:tcPr>
            <w:tcW w:w="2300" w:type="dxa"/>
            <w:tcBorders>
              <w:top w:val="nil"/>
              <w:left w:val="nil"/>
              <w:bottom w:val="nil"/>
              <w:right w:val="nil"/>
            </w:tcBorders>
            <w:shd w:val="clear" w:color="auto" w:fill="auto"/>
            <w:noWrap/>
            <w:vAlign w:val="bottom"/>
            <w:hideMark/>
          </w:tcPr>
          <w:p w14:paraId="47CCEC1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hrupfasy</w:t>
            </w:r>
            <w:proofErr w:type="spellEnd"/>
            <w:r w:rsidRPr="006A7023">
              <w:rPr>
                <w:rFonts w:ascii="Times New Roman" w:hAnsi="Times New Roman" w:cs="Times New Roman"/>
                <w:color w:val="auto"/>
              </w:rPr>
              <w:t xml:space="preserve"> </w:t>
            </w:r>
            <w:r w:rsidRPr="006A7023">
              <w:rPr>
                <w:rFonts w:ascii="Times New Roman" w:hAnsi="Times New Roman" w:cs="Times New Roman"/>
                <w:sz w:val="20"/>
                <w:szCs w:val="20"/>
              </w:rPr>
              <w:t>(</w:t>
            </w:r>
            <w:r w:rsidRPr="006A7023">
              <w:rPr>
                <w:rFonts w:ascii="Times New Roman" w:hAnsi="Times New Roman" w:cs="Times New Roman"/>
                <w:color w:val="auto"/>
              </w:rPr>
              <w:t>hru</w:t>
            </w:r>
            <w:r w:rsidRPr="006A7023">
              <w:rPr>
                <w:rFonts w:ascii="Times New Roman" w:hAnsi="Times New Roman" w:cs="Times New Roman"/>
                <w:sz w:val="20"/>
                <w:szCs w:val="20"/>
              </w:rPr>
              <w:t>,1-4,</w:t>
            </w:r>
            <w:r w:rsidRPr="006A7023">
              <w:rPr>
                <w:rFonts w:ascii="Times New Roman" w:hAnsi="Times New Roman" w:cs="Times New Roman"/>
                <w:color w:val="auto"/>
              </w:rPr>
              <w:t xml:space="preserve"> type</w:t>
            </w:r>
            <w:r w:rsidRPr="006A7023">
              <w:rPr>
                <w:rFonts w:ascii="Times New Roman" w:hAnsi="Times New Roman" w:cs="Times New Roman"/>
                <w:sz w:val="20"/>
                <w:szCs w:val="20"/>
              </w:rPr>
              <w:t>)</w:t>
            </w:r>
          </w:p>
        </w:tc>
        <w:tc>
          <w:tcPr>
            <w:tcW w:w="7860" w:type="dxa"/>
            <w:tcBorders>
              <w:top w:val="nil"/>
              <w:left w:val="nil"/>
              <w:bottom w:val="nil"/>
              <w:right w:val="nil"/>
            </w:tcBorders>
            <w:shd w:val="clear" w:color="auto" w:fill="auto"/>
            <w:noWrap/>
            <w:vAlign w:val="center"/>
            <w:hideMark/>
          </w:tcPr>
          <w:p w14:paraId="1B89310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type in surface runoff, sediment, total and lateral flow (annual)</w:t>
            </w:r>
          </w:p>
        </w:tc>
      </w:tr>
      <w:tr w:rsidR="00311A95" w:rsidRPr="006A7023" w14:paraId="1823D1A3" w14:textId="77777777" w:rsidTr="00FB4DBD">
        <w:trPr>
          <w:trHeight w:val="290"/>
        </w:trPr>
        <w:tc>
          <w:tcPr>
            <w:tcW w:w="2300" w:type="dxa"/>
            <w:tcBorders>
              <w:top w:val="nil"/>
              <w:left w:val="nil"/>
              <w:bottom w:val="nil"/>
              <w:right w:val="nil"/>
            </w:tcBorders>
            <w:shd w:val="clear" w:color="auto" w:fill="auto"/>
            <w:noWrap/>
            <w:vAlign w:val="bottom"/>
            <w:hideMark/>
          </w:tcPr>
          <w:p w14:paraId="4E9BF02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ipfasp</w:t>
            </w:r>
            <w:proofErr w:type="spellEnd"/>
          </w:p>
        </w:tc>
        <w:tc>
          <w:tcPr>
            <w:tcW w:w="7860" w:type="dxa"/>
            <w:tcBorders>
              <w:top w:val="nil"/>
              <w:left w:val="nil"/>
              <w:bottom w:val="nil"/>
              <w:right w:val="nil"/>
            </w:tcBorders>
            <w:shd w:val="clear" w:color="auto" w:fill="auto"/>
            <w:noWrap/>
            <w:vAlign w:val="center"/>
            <w:hideMark/>
          </w:tcPr>
          <w:p w14:paraId="4F58AE4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Print code for output.pfas file</w:t>
            </w:r>
          </w:p>
        </w:tc>
      </w:tr>
      <w:tr w:rsidR="00311A95" w:rsidRPr="006A7023" w14:paraId="3E8F23B9" w14:textId="77777777" w:rsidTr="00FB4DBD">
        <w:trPr>
          <w:trHeight w:val="290"/>
        </w:trPr>
        <w:tc>
          <w:tcPr>
            <w:tcW w:w="2300" w:type="dxa"/>
            <w:tcBorders>
              <w:top w:val="nil"/>
              <w:left w:val="nil"/>
              <w:bottom w:val="nil"/>
              <w:right w:val="nil"/>
            </w:tcBorders>
            <w:shd w:val="clear" w:color="auto" w:fill="auto"/>
            <w:noWrap/>
            <w:vAlign w:val="bottom"/>
            <w:hideMark/>
          </w:tcPr>
          <w:p w14:paraId="312E11E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irtpfas</w:t>
            </w:r>
            <w:proofErr w:type="spellEnd"/>
          </w:p>
        </w:tc>
        <w:tc>
          <w:tcPr>
            <w:tcW w:w="7860" w:type="dxa"/>
            <w:tcBorders>
              <w:top w:val="nil"/>
              <w:left w:val="nil"/>
              <w:bottom w:val="nil"/>
              <w:right w:val="nil"/>
            </w:tcBorders>
            <w:shd w:val="clear" w:color="auto" w:fill="auto"/>
            <w:noWrap/>
            <w:vAlign w:val="center"/>
            <w:hideMark/>
          </w:tcPr>
          <w:p w14:paraId="4F7109B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The PFAS number to be routed through the river network</w:t>
            </w:r>
          </w:p>
        </w:tc>
      </w:tr>
      <w:tr w:rsidR="00311A95" w:rsidRPr="006A7023" w14:paraId="4CB940A1" w14:textId="77777777" w:rsidTr="00FB4DBD">
        <w:trPr>
          <w:trHeight w:val="290"/>
        </w:trPr>
        <w:tc>
          <w:tcPr>
            <w:tcW w:w="2300" w:type="dxa"/>
            <w:tcBorders>
              <w:top w:val="nil"/>
              <w:left w:val="nil"/>
              <w:bottom w:val="nil"/>
              <w:right w:val="nil"/>
            </w:tcBorders>
            <w:shd w:val="clear" w:color="auto" w:fill="auto"/>
            <w:noWrap/>
            <w:vAlign w:val="bottom"/>
            <w:hideMark/>
          </w:tcPr>
          <w:p w14:paraId="145A536A"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lkpfas_conc</w:t>
            </w:r>
            <w:proofErr w:type="spellEnd"/>
          </w:p>
        </w:tc>
        <w:tc>
          <w:tcPr>
            <w:tcW w:w="7860" w:type="dxa"/>
            <w:tcBorders>
              <w:top w:val="nil"/>
              <w:left w:val="nil"/>
              <w:bottom w:val="nil"/>
              <w:right w:val="nil"/>
            </w:tcBorders>
            <w:shd w:val="clear" w:color="auto" w:fill="auto"/>
            <w:noWrap/>
            <w:vAlign w:val="center"/>
            <w:hideMark/>
          </w:tcPr>
          <w:p w14:paraId="683ECFD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lake water</w:t>
            </w:r>
          </w:p>
        </w:tc>
      </w:tr>
      <w:tr w:rsidR="00311A95" w:rsidRPr="006A7023" w14:paraId="3D69FD6B" w14:textId="77777777" w:rsidTr="00FB4DBD">
        <w:trPr>
          <w:trHeight w:val="290"/>
        </w:trPr>
        <w:tc>
          <w:tcPr>
            <w:tcW w:w="2300" w:type="dxa"/>
            <w:tcBorders>
              <w:top w:val="nil"/>
              <w:left w:val="nil"/>
              <w:bottom w:val="nil"/>
              <w:right w:val="nil"/>
            </w:tcBorders>
            <w:shd w:val="clear" w:color="auto" w:fill="auto"/>
            <w:noWrap/>
            <w:vAlign w:val="bottom"/>
            <w:hideMark/>
          </w:tcPr>
          <w:p w14:paraId="79F1372D"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lkpfas_koc</w:t>
            </w:r>
            <w:proofErr w:type="spellEnd"/>
          </w:p>
        </w:tc>
        <w:tc>
          <w:tcPr>
            <w:tcW w:w="7860" w:type="dxa"/>
            <w:tcBorders>
              <w:top w:val="nil"/>
              <w:left w:val="nil"/>
              <w:bottom w:val="nil"/>
              <w:right w:val="nil"/>
            </w:tcBorders>
            <w:shd w:val="clear" w:color="auto" w:fill="auto"/>
            <w:noWrap/>
            <w:vAlign w:val="center"/>
            <w:hideMark/>
          </w:tcPr>
          <w:p w14:paraId="35DEBF9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partition coefficient between water and sediment in lake water</w:t>
            </w:r>
          </w:p>
        </w:tc>
      </w:tr>
      <w:tr w:rsidR="00311A95" w:rsidRPr="006A7023" w14:paraId="00D5AAB4" w14:textId="77777777" w:rsidTr="00FB4DBD">
        <w:trPr>
          <w:trHeight w:val="290"/>
        </w:trPr>
        <w:tc>
          <w:tcPr>
            <w:tcW w:w="2300" w:type="dxa"/>
            <w:tcBorders>
              <w:top w:val="nil"/>
              <w:left w:val="nil"/>
              <w:bottom w:val="nil"/>
              <w:right w:val="nil"/>
            </w:tcBorders>
            <w:shd w:val="clear" w:color="auto" w:fill="auto"/>
            <w:noWrap/>
            <w:vAlign w:val="bottom"/>
            <w:hideMark/>
          </w:tcPr>
          <w:p w14:paraId="262BD6BA"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lkpfas_mass</w:t>
            </w:r>
            <w:proofErr w:type="spellEnd"/>
          </w:p>
        </w:tc>
        <w:tc>
          <w:tcPr>
            <w:tcW w:w="7860" w:type="dxa"/>
            <w:tcBorders>
              <w:top w:val="nil"/>
              <w:left w:val="nil"/>
              <w:bottom w:val="nil"/>
              <w:right w:val="nil"/>
            </w:tcBorders>
            <w:shd w:val="clear" w:color="auto" w:fill="auto"/>
            <w:noWrap/>
            <w:vAlign w:val="center"/>
            <w:hideMark/>
          </w:tcPr>
          <w:p w14:paraId="7AD963C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lake water</w:t>
            </w:r>
          </w:p>
        </w:tc>
      </w:tr>
      <w:tr w:rsidR="00311A95" w:rsidRPr="006A7023" w14:paraId="1BEDAB3F" w14:textId="77777777" w:rsidTr="00FB4DBD">
        <w:trPr>
          <w:trHeight w:val="290"/>
        </w:trPr>
        <w:tc>
          <w:tcPr>
            <w:tcW w:w="2300" w:type="dxa"/>
            <w:tcBorders>
              <w:top w:val="nil"/>
              <w:left w:val="nil"/>
              <w:bottom w:val="nil"/>
              <w:right w:val="nil"/>
            </w:tcBorders>
            <w:shd w:val="clear" w:color="auto" w:fill="auto"/>
            <w:noWrap/>
            <w:vAlign w:val="bottom"/>
            <w:hideMark/>
          </w:tcPr>
          <w:p w14:paraId="200273F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lkpfas_mix</w:t>
            </w:r>
            <w:proofErr w:type="spellEnd"/>
          </w:p>
        </w:tc>
        <w:tc>
          <w:tcPr>
            <w:tcW w:w="7860" w:type="dxa"/>
            <w:tcBorders>
              <w:top w:val="nil"/>
              <w:left w:val="nil"/>
              <w:bottom w:val="nil"/>
              <w:right w:val="nil"/>
            </w:tcBorders>
            <w:shd w:val="clear" w:color="auto" w:fill="auto"/>
            <w:noWrap/>
            <w:vAlign w:val="center"/>
            <w:hideMark/>
          </w:tcPr>
          <w:p w14:paraId="1927838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Mixing velocity (diffusion/dispersion) in lake water for PFAS</w:t>
            </w:r>
          </w:p>
        </w:tc>
      </w:tr>
      <w:tr w:rsidR="00311A95" w:rsidRPr="006A7023" w14:paraId="77577D4A" w14:textId="77777777" w:rsidTr="00FB4DBD">
        <w:trPr>
          <w:trHeight w:val="290"/>
        </w:trPr>
        <w:tc>
          <w:tcPr>
            <w:tcW w:w="2300" w:type="dxa"/>
            <w:tcBorders>
              <w:top w:val="nil"/>
              <w:left w:val="nil"/>
              <w:bottom w:val="nil"/>
              <w:right w:val="nil"/>
            </w:tcBorders>
            <w:shd w:val="clear" w:color="auto" w:fill="auto"/>
            <w:noWrap/>
            <w:vAlign w:val="bottom"/>
            <w:hideMark/>
          </w:tcPr>
          <w:p w14:paraId="07CF5FE0"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lkpfas_rsp</w:t>
            </w:r>
            <w:proofErr w:type="spellEnd"/>
          </w:p>
        </w:tc>
        <w:tc>
          <w:tcPr>
            <w:tcW w:w="7860" w:type="dxa"/>
            <w:tcBorders>
              <w:top w:val="nil"/>
              <w:left w:val="nil"/>
              <w:bottom w:val="nil"/>
              <w:right w:val="nil"/>
            </w:tcBorders>
            <w:shd w:val="clear" w:color="auto" w:fill="auto"/>
            <w:noWrap/>
            <w:vAlign w:val="center"/>
            <w:hideMark/>
          </w:tcPr>
          <w:p w14:paraId="399DD74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Resuspension velocity in lake water for PFAS sorbed to sediment</w:t>
            </w:r>
          </w:p>
        </w:tc>
      </w:tr>
      <w:tr w:rsidR="00311A95" w:rsidRPr="006A7023" w14:paraId="18CC9AE0" w14:textId="77777777" w:rsidTr="00FB4DBD">
        <w:trPr>
          <w:trHeight w:val="290"/>
        </w:trPr>
        <w:tc>
          <w:tcPr>
            <w:tcW w:w="2300" w:type="dxa"/>
            <w:tcBorders>
              <w:top w:val="nil"/>
              <w:left w:val="nil"/>
              <w:bottom w:val="nil"/>
              <w:right w:val="nil"/>
            </w:tcBorders>
            <w:shd w:val="clear" w:color="auto" w:fill="auto"/>
            <w:noWrap/>
            <w:vAlign w:val="bottom"/>
            <w:hideMark/>
          </w:tcPr>
          <w:p w14:paraId="726E698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lkpfas_stl</w:t>
            </w:r>
            <w:proofErr w:type="spellEnd"/>
          </w:p>
        </w:tc>
        <w:tc>
          <w:tcPr>
            <w:tcW w:w="7860" w:type="dxa"/>
            <w:tcBorders>
              <w:top w:val="nil"/>
              <w:left w:val="nil"/>
              <w:bottom w:val="nil"/>
              <w:right w:val="nil"/>
            </w:tcBorders>
            <w:shd w:val="clear" w:color="auto" w:fill="auto"/>
            <w:noWrap/>
            <w:vAlign w:val="center"/>
            <w:hideMark/>
          </w:tcPr>
          <w:p w14:paraId="10D364B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Settling velocity in lake water for PFAS sorbed to sediment </w:t>
            </w:r>
          </w:p>
        </w:tc>
      </w:tr>
      <w:tr w:rsidR="00311A95" w:rsidRPr="006A7023" w14:paraId="08FE058D" w14:textId="77777777" w:rsidTr="00FB4DBD">
        <w:trPr>
          <w:trHeight w:val="290"/>
        </w:trPr>
        <w:tc>
          <w:tcPr>
            <w:tcW w:w="2300" w:type="dxa"/>
            <w:tcBorders>
              <w:top w:val="nil"/>
              <w:left w:val="nil"/>
              <w:bottom w:val="nil"/>
              <w:right w:val="nil"/>
            </w:tcBorders>
            <w:shd w:val="clear" w:color="auto" w:fill="auto"/>
            <w:noWrap/>
            <w:vAlign w:val="bottom"/>
            <w:hideMark/>
          </w:tcPr>
          <w:p w14:paraId="7C5E52A5"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lkspfas_act</w:t>
            </w:r>
            <w:proofErr w:type="spellEnd"/>
          </w:p>
        </w:tc>
        <w:tc>
          <w:tcPr>
            <w:tcW w:w="7860" w:type="dxa"/>
            <w:tcBorders>
              <w:top w:val="nil"/>
              <w:left w:val="nil"/>
              <w:bottom w:val="nil"/>
              <w:right w:val="nil"/>
            </w:tcBorders>
            <w:shd w:val="clear" w:color="auto" w:fill="auto"/>
            <w:noWrap/>
            <w:vAlign w:val="center"/>
            <w:hideMark/>
          </w:tcPr>
          <w:p w14:paraId="49958AE3"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Depth of active sediment layer in lake for PFAS</w:t>
            </w:r>
          </w:p>
        </w:tc>
      </w:tr>
      <w:tr w:rsidR="00311A95" w:rsidRPr="006A7023" w14:paraId="42881B51" w14:textId="77777777" w:rsidTr="00FB4DBD">
        <w:trPr>
          <w:trHeight w:val="290"/>
        </w:trPr>
        <w:tc>
          <w:tcPr>
            <w:tcW w:w="2300" w:type="dxa"/>
            <w:tcBorders>
              <w:top w:val="nil"/>
              <w:left w:val="nil"/>
              <w:bottom w:val="nil"/>
              <w:right w:val="nil"/>
            </w:tcBorders>
            <w:shd w:val="clear" w:color="auto" w:fill="auto"/>
            <w:noWrap/>
            <w:vAlign w:val="bottom"/>
            <w:hideMark/>
          </w:tcPr>
          <w:p w14:paraId="1427B8F5"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lastRenderedPageBreak/>
              <w:t>lkspfas_bry</w:t>
            </w:r>
            <w:proofErr w:type="spellEnd"/>
          </w:p>
        </w:tc>
        <w:tc>
          <w:tcPr>
            <w:tcW w:w="7860" w:type="dxa"/>
            <w:tcBorders>
              <w:top w:val="nil"/>
              <w:left w:val="nil"/>
              <w:bottom w:val="nil"/>
              <w:right w:val="nil"/>
            </w:tcBorders>
            <w:shd w:val="clear" w:color="auto" w:fill="auto"/>
            <w:noWrap/>
            <w:vAlign w:val="center"/>
            <w:hideMark/>
          </w:tcPr>
          <w:p w14:paraId="52EF547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burial velocity in lakebed sediment</w:t>
            </w:r>
          </w:p>
        </w:tc>
      </w:tr>
      <w:tr w:rsidR="00311A95" w:rsidRPr="006A7023" w14:paraId="6512FAAC" w14:textId="77777777" w:rsidTr="00FB4DBD">
        <w:trPr>
          <w:trHeight w:val="290"/>
        </w:trPr>
        <w:tc>
          <w:tcPr>
            <w:tcW w:w="2300" w:type="dxa"/>
            <w:tcBorders>
              <w:top w:val="nil"/>
              <w:left w:val="nil"/>
              <w:bottom w:val="nil"/>
              <w:right w:val="nil"/>
            </w:tcBorders>
            <w:shd w:val="clear" w:color="auto" w:fill="auto"/>
            <w:noWrap/>
            <w:vAlign w:val="bottom"/>
            <w:hideMark/>
          </w:tcPr>
          <w:p w14:paraId="7A8CD434"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lkspfas_conc</w:t>
            </w:r>
            <w:proofErr w:type="spellEnd"/>
          </w:p>
        </w:tc>
        <w:tc>
          <w:tcPr>
            <w:tcW w:w="7860" w:type="dxa"/>
            <w:tcBorders>
              <w:top w:val="nil"/>
              <w:left w:val="nil"/>
              <w:bottom w:val="nil"/>
              <w:right w:val="nil"/>
            </w:tcBorders>
            <w:shd w:val="clear" w:color="auto" w:fill="auto"/>
            <w:noWrap/>
            <w:vAlign w:val="center"/>
            <w:hideMark/>
          </w:tcPr>
          <w:p w14:paraId="07B5D0A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lakebed sediment</w:t>
            </w:r>
          </w:p>
        </w:tc>
      </w:tr>
      <w:tr w:rsidR="00311A95" w:rsidRPr="006A7023" w14:paraId="4C46B40A" w14:textId="77777777" w:rsidTr="00FB4DBD">
        <w:trPr>
          <w:trHeight w:val="290"/>
        </w:trPr>
        <w:tc>
          <w:tcPr>
            <w:tcW w:w="2300" w:type="dxa"/>
            <w:tcBorders>
              <w:top w:val="nil"/>
              <w:left w:val="nil"/>
              <w:bottom w:val="nil"/>
              <w:right w:val="nil"/>
            </w:tcBorders>
            <w:shd w:val="clear" w:color="auto" w:fill="auto"/>
            <w:noWrap/>
            <w:vAlign w:val="bottom"/>
            <w:hideMark/>
          </w:tcPr>
          <w:p w14:paraId="24278E6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mpfas</w:t>
            </w:r>
            <w:proofErr w:type="spellEnd"/>
          </w:p>
        </w:tc>
        <w:tc>
          <w:tcPr>
            <w:tcW w:w="7860" w:type="dxa"/>
            <w:tcBorders>
              <w:top w:val="nil"/>
              <w:left w:val="nil"/>
              <w:bottom w:val="nil"/>
              <w:right w:val="nil"/>
            </w:tcBorders>
            <w:shd w:val="clear" w:color="auto" w:fill="auto"/>
            <w:noWrap/>
            <w:vAlign w:val="center"/>
            <w:hideMark/>
          </w:tcPr>
          <w:p w14:paraId="1C8F9B5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Max number of PFAS used in watershed</w:t>
            </w:r>
          </w:p>
        </w:tc>
      </w:tr>
      <w:tr w:rsidR="00311A95" w:rsidRPr="006A7023" w14:paraId="230BC1C3" w14:textId="77777777" w:rsidTr="00FB4DBD">
        <w:trPr>
          <w:trHeight w:val="290"/>
        </w:trPr>
        <w:tc>
          <w:tcPr>
            <w:tcW w:w="2300" w:type="dxa"/>
            <w:tcBorders>
              <w:top w:val="nil"/>
              <w:left w:val="nil"/>
              <w:bottom w:val="nil"/>
              <w:right w:val="nil"/>
            </w:tcBorders>
            <w:shd w:val="clear" w:color="auto" w:fill="auto"/>
            <w:noWrap/>
            <w:vAlign w:val="bottom"/>
            <w:hideMark/>
          </w:tcPr>
          <w:p w14:paraId="4F75CB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mpfasdp</w:t>
            </w:r>
            <w:proofErr w:type="spellEnd"/>
          </w:p>
        </w:tc>
        <w:tc>
          <w:tcPr>
            <w:tcW w:w="7860" w:type="dxa"/>
            <w:tcBorders>
              <w:top w:val="nil"/>
              <w:left w:val="nil"/>
              <w:bottom w:val="nil"/>
              <w:right w:val="nil"/>
            </w:tcBorders>
            <w:shd w:val="clear" w:color="auto" w:fill="auto"/>
            <w:noWrap/>
            <w:vAlign w:val="center"/>
            <w:hideMark/>
          </w:tcPr>
          <w:p w14:paraId="750384D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Max number of PFAS in PFAS.dat</w:t>
            </w:r>
          </w:p>
        </w:tc>
      </w:tr>
      <w:tr w:rsidR="00311A95" w:rsidRPr="006A7023" w14:paraId="5D85BAB3" w14:textId="77777777" w:rsidTr="00FB4DBD">
        <w:trPr>
          <w:trHeight w:val="290"/>
        </w:trPr>
        <w:tc>
          <w:tcPr>
            <w:tcW w:w="2300" w:type="dxa"/>
            <w:tcBorders>
              <w:top w:val="nil"/>
              <w:left w:val="nil"/>
              <w:bottom w:val="nil"/>
              <w:right w:val="nil"/>
            </w:tcBorders>
            <w:shd w:val="clear" w:color="auto" w:fill="auto"/>
            <w:noWrap/>
            <w:vAlign w:val="bottom"/>
            <w:hideMark/>
          </w:tcPr>
          <w:p w14:paraId="15151C5A"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(47)</w:t>
            </w:r>
          </w:p>
        </w:tc>
        <w:tc>
          <w:tcPr>
            <w:tcW w:w="7860" w:type="dxa"/>
            <w:tcBorders>
              <w:top w:val="nil"/>
              <w:left w:val="nil"/>
              <w:bottom w:val="nil"/>
              <w:right w:val="nil"/>
            </w:tcBorders>
            <w:shd w:val="clear" w:color="auto" w:fill="auto"/>
            <w:noWrap/>
            <w:vAlign w:val="center"/>
            <w:hideMark/>
          </w:tcPr>
          <w:p w14:paraId="65ED593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into the river (mg)</w:t>
            </w:r>
          </w:p>
        </w:tc>
      </w:tr>
      <w:tr w:rsidR="00311A95" w:rsidRPr="006A7023" w14:paraId="1031734F" w14:textId="77777777" w:rsidTr="00FB4DBD">
        <w:trPr>
          <w:trHeight w:val="290"/>
        </w:trPr>
        <w:tc>
          <w:tcPr>
            <w:tcW w:w="2300" w:type="dxa"/>
            <w:tcBorders>
              <w:top w:val="nil"/>
              <w:left w:val="nil"/>
              <w:bottom w:val="nil"/>
              <w:right w:val="nil"/>
            </w:tcBorders>
            <w:shd w:val="clear" w:color="auto" w:fill="auto"/>
            <w:noWrap/>
            <w:vAlign w:val="bottom"/>
            <w:hideMark/>
          </w:tcPr>
          <w:p w14:paraId="6E5845AF"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(48)</w:t>
            </w:r>
          </w:p>
        </w:tc>
        <w:tc>
          <w:tcPr>
            <w:tcW w:w="7860" w:type="dxa"/>
            <w:tcBorders>
              <w:top w:val="nil"/>
              <w:left w:val="nil"/>
              <w:bottom w:val="nil"/>
              <w:right w:val="nil"/>
            </w:tcBorders>
            <w:shd w:val="clear" w:color="auto" w:fill="auto"/>
            <w:noWrap/>
            <w:vAlign w:val="center"/>
            <w:hideMark/>
          </w:tcPr>
          <w:p w14:paraId="4B76308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out of the river (mg)</w:t>
            </w:r>
          </w:p>
        </w:tc>
      </w:tr>
      <w:tr w:rsidR="00311A95" w:rsidRPr="006A7023" w14:paraId="2BC34938" w14:textId="77777777" w:rsidTr="00FB4DBD">
        <w:trPr>
          <w:trHeight w:val="290"/>
        </w:trPr>
        <w:tc>
          <w:tcPr>
            <w:tcW w:w="2300" w:type="dxa"/>
            <w:tcBorders>
              <w:top w:val="nil"/>
              <w:left w:val="nil"/>
              <w:bottom w:val="nil"/>
              <w:right w:val="nil"/>
            </w:tcBorders>
            <w:shd w:val="clear" w:color="auto" w:fill="auto"/>
            <w:noWrap/>
            <w:vAlign w:val="bottom"/>
            <w:hideMark/>
          </w:tcPr>
          <w:p w14:paraId="542148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(49)</w:t>
            </w:r>
          </w:p>
        </w:tc>
        <w:tc>
          <w:tcPr>
            <w:tcW w:w="7860" w:type="dxa"/>
            <w:tcBorders>
              <w:top w:val="nil"/>
              <w:left w:val="nil"/>
              <w:bottom w:val="nil"/>
              <w:right w:val="nil"/>
            </w:tcBorders>
            <w:shd w:val="clear" w:color="auto" w:fill="auto"/>
            <w:noWrap/>
            <w:vAlign w:val="center"/>
            <w:hideMark/>
          </w:tcPr>
          <w:p w14:paraId="1BDDEC6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w:t>
            </w:r>
          </w:p>
        </w:tc>
      </w:tr>
      <w:tr w:rsidR="00311A95" w:rsidRPr="006A7023" w14:paraId="29DE0DCD" w14:textId="77777777" w:rsidTr="00FB4DBD">
        <w:trPr>
          <w:trHeight w:val="290"/>
        </w:trPr>
        <w:tc>
          <w:tcPr>
            <w:tcW w:w="2300" w:type="dxa"/>
            <w:tcBorders>
              <w:top w:val="nil"/>
              <w:left w:val="nil"/>
              <w:bottom w:val="nil"/>
              <w:right w:val="nil"/>
            </w:tcBorders>
            <w:shd w:val="clear" w:color="auto" w:fill="auto"/>
            <w:noWrap/>
            <w:vAlign w:val="bottom"/>
            <w:hideMark/>
          </w:tcPr>
          <w:p w14:paraId="7DDCB159"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(50)</w:t>
            </w:r>
          </w:p>
        </w:tc>
        <w:tc>
          <w:tcPr>
            <w:tcW w:w="7860" w:type="dxa"/>
            <w:tcBorders>
              <w:top w:val="nil"/>
              <w:left w:val="nil"/>
              <w:bottom w:val="nil"/>
              <w:right w:val="nil"/>
            </w:tcBorders>
            <w:shd w:val="clear" w:color="auto" w:fill="auto"/>
            <w:noWrap/>
            <w:vAlign w:val="center"/>
            <w:hideMark/>
          </w:tcPr>
          <w:p w14:paraId="168C928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w:t>
            </w:r>
          </w:p>
        </w:tc>
      </w:tr>
      <w:tr w:rsidR="00311A95" w:rsidRPr="006A7023" w14:paraId="4BF2F7C8" w14:textId="77777777" w:rsidTr="00FB4DBD">
        <w:trPr>
          <w:trHeight w:val="290"/>
        </w:trPr>
        <w:tc>
          <w:tcPr>
            <w:tcW w:w="2300" w:type="dxa"/>
            <w:tcBorders>
              <w:top w:val="nil"/>
              <w:left w:val="nil"/>
              <w:bottom w:val="nil"/>
              <w:right w:val="nil"/>
            </w:tcBorders>
            <w:shd w:val="clear" w:color="auto" w:fill="auto"/>
            <w:noWrap/>
            <w:vAlign w:val="bottom"/>
            <w:hideMark/>
          </w:tcPr>
          <w:p w14:paraId="46C43342"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(51)</w:t>
            </w:r>
          </w:p>
        </w:tc>
        <w:tc>
          <w:tcPr>
            <w:tcW w:w="7860" w:type="dxa"/>
            <w:tcBorders>
              <w:top w:val="nil"/>
              <w:left w:val="nil"/>
              <w:bottom w:val="nil"/>
              <w:right w:val="nil"/>
            </w:tcBorders>
            <w:shd w:val="clear" w:color="auto" w:fill="auto"/>
            <w:noWrap/>
            <w:vAlign w:val="center"/>
            <w:hideMark/>
          </w:tcPr>
          <w:p w14:paraId="6FEF573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Amount of PFAS stored in </w:t>
            </w:r>
            <w:proofErr w:type="gramStart"/>
            <w:r w:rsidRPr="006A7023">
              <w:rPr>
                <w:rFonts w:ascii="Times New Roman" w:hAnsi="Times New Roman" w:cs="Times New Roman"/>
                <w:sz w:val="20"/>
                <w:szCs w:val="20"/>
              </w:rPr>
              <w:t>river bed</w:t>
            </w:r>
            <w:proofErr w:type="gramEnd"/>
            <w:r w:rsidRPr="006A7023">
              <w:rPr>
                <w:rFonts w:ascii="Times New Roman" w:hAnsi="Times New Roman" w:cs="Times New Roman"/>
                <w:sz w:val="20"/>
                <w:szCs w:val="20"/>
              </w:rPr>
              <w:t>- writing variable</w:t>
            </w:r>
          </w:p>
        </w:tc>
      </w:tr>
      <w:tr w:rsidR="00311A95" w:rsidRPr="006A7023" w14:paraId="408A891A" w14:textId="77777777" w:rsidTr="00FB4DBD">
        <w:trPr>
          <w:trHeight w:val="290"/>
        </w:trPr>
        <w:tc>
          <w:tcPr>
            <w:tcW w:w="2300" w:type="dxa"/>
            <w:tcBorders>
              <w:top w:val="nil"/>
              <w:left w:val="nil"/>
              <w:bottom w:val="nil"/>
              <w:right w:val="nil"/>
            </w:tcBorders>
            <w:shd w:val="clear" w:color="auto" w:fill="auto"/>
            <w:noWrap/>
            <w:vAlign w:val="bottom"/>
            <w:hideMark/>
          </w:tcPr>
          <w:p w14:paraId="4318A31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(52)</w:t>
            </w:r>
          </w:p>
        </w:tc>
        <w:tc>
          <w:tcPr>
            <w:tcW w:w="7860" w:type="dxa"/>
            <w:tcBorders>
              <w:top w:val="nil"/>
              <w:left w:val="nil"/>
              <w:bottom w:val="nil"/>
              <w:right w:val="nil"/>
            </w:tcBorders>
            <w:shd w:val="clear" w:color="auto" w:fill="auto"/>
            <w:noWrap/>
            <w:vAlign w:val="center"/>
            <w:hideMark/>
          </w:tcPr>
          <w:p w14:paraId="2334ED9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 writing variable</w:t>
            </w:r>
          </w:p>
        </w:tc>
      </w:tr>
      <w:tr w:rsidR="00311A95" w:rsidRPr="006A7023" w14:paraId="615D7CA2" w14:textId="77777777" w:rsidTr="00FB4DBD">
        <w:trPr>
          <w:trHeight w:val="290"/>
        </w:trPr>
        <w:tc>
          <w:tcPr>
            <w:tcW w:w="2300" w:type="dxa"/>
            <w:tcBorders>
              <w:top w:val="nil"/>
              <w:left w:val="nil"/>
              <w:bottom w:val="nil"/>
              <w:right w:val="nil"/>
            </w:tcBorders>
            <w:shd w:val="clear" w:color="auto" w:fill="auto"/>
            <w:noWrap/>
            <w:vAlign w:val="bottom"/>
            <w:hideMark/>
          </w:tcPr>
          <w:p w14:paraId="1DBA717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(53)</w:t>
            </w:r>
          </w:p>
        </w:tc>
        <w:tc>
          <w:tcPr>
            <w:tcW w:w="7860" w:type="dxa"/>
            <w:tcBorders>
              <w:top w:val="nil"/>
              <w:left w:val="nil"/>
              <w:bottom w:val="nil"/>
              <w:right w:val="nil"/>
            </w:tcBorders>
            <w:shd w:val="clear" w:color="auto" w:fill="auto"/>
            <w:noWrap/>
            <w:vAlign w:val="center"/>
            <w:hideMark/>
          </w:tcPr>
          <w:p w14:paraId="14A036A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writing variable</w:t>
            </w:r>
          </w:p>
        </w:tc>
      </w:tr>
      <w:tr w:rsidR="00311A95" w:rsidRPr="006A7023" w14:paraId="52886F12" w14:textId="77777777" w:rsidTr="00FB4DBD">
        <w:trPr>
          <w:trHeight w:val="290"/>
        </w:trPr>
        <w:tc>
          <w:tcPr>
            <w:tcW w:w="2300" w:type="dxa"/>
            <w:tcBorders>
              <w:top w:val="nil"/>
              <w:left w:val="nil"/>
              <w:bottom w:val="nil"/>
              <w:right w:val="nil"/>
            </w:tcBorders>
            <w:shd w:val="clear" w:color="auto" w:fill="auto"/>
            <w:noWrap/>
            <w:vAlign w:val="bottom"/>
            <w:hideMark/>
          </w:tcPr>
          <w:p w14:paraId="5A83362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(54)</w:t>
            </w:r>
          </w:p>
        </w:tc>
        <w:tc>
          <w:tcPr>
            <w:tcW w:w="7860" w:type="dxa"/>
            <w:tcBorders>
              <w:top w:val="nil"/>
              <w:left w:val="nil"/>
              <w:bottom w:val="nil"/>
              <w:right w:val="nil"/>
            </w:tcBorders>
            <w:shd w:val="clear" w:color="auto" w:fill="auto"/>
            <w:noWrap/>
            <w:vAlign w:val="center"/>
            <w:hideMark/>
          </w:tcPr>
          <w:p w14:paraId="76C083A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writing variable</w:t>
            </w:r>
          </w:p>
        </w:tc>
      </w:tr>
      <w:tr w:rsidR="00311A95" w:rsidRPr="006A7023" w14:paraId="5F87A8F8" w14:textId="77777777" w:rsidTr="00FB4DBD">
        <w:trPr>
          <w:trHeight w:val="290"/>
        </w:trPr>
        <w:tc>
          <w:tcPr>
            <w:tcW w:w="2300" w:type="dxa"/>
            <w:tcBorders>
              <w:top w:val="nil"/>
              <w:left w:val="nil"/>
              <w:bottom w:val="nil"/>
              <w:right w:val="nil"/>
            </w:tcBorders>
            <w:shd w:val="clear" w:color="auto" w:fill="auto"/>
            <w:noWrap/>
            <w:vAlign w:val="bottom"/>
            <w:hideMark/>
          </w:tcPr>
          <w:p w14:paraId="5719DCA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pdvar</w:t>
            </w:r>
            <w:proofErr w:type="spellEnd"/>
            <w:r w:rsidRPr="006A7023">
              <w:rPr>
                <w:rFonts w:ascii="Times New Roman" w:hAnsi="Times New Roman" w:cs="Times New Roman"/>
                <w:color w:val="auto"/>
              </w:rPr>
              <w:t>(55)</w:t>
            </w:r>
          </w:p>
        </w:tc>
        <w:tc>
          <w:tcPr>
            <w:tcW w:w="7860" w:type="dxa"/>
            <w:tcBorders>
              <w:top w:val="nil"/>
              <w:left w:val="nil"/>
              <w:bottom w:val="nil"/>
              <w:right w:val="nil"/>
            </w:tcBorders>
            <w:shd w:val="clear" w:color="auto" w:fill="auto"/>
            <w:noWrap/>
            <w:vAlign w:val="center"/>
            <w:hideMark/>
          </w:tcPr>
          <w:p w14:paraId="1633E29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simulation- writing variable</w:t>
            </w:r>
          </w:p>
        </w:tc>
      </w:tr>
      <w:tr w:rsidR="00311A95" w:rsidRPr="006A7023" w14:paraId="46E79540" w14:textId="77777777" w:rsidTr="00FB4DBD">
        <w:trPr>
          <w:trHeight w:val="290"/>
        </w:trPr>
        <w:tc>
          <w:tcPr>
            <w:tcW w:w="2300" w:type="dxa"/>
            <w:tcBorders>
              <w:top w:val="nil"/>
              <w:left w:val="nil"/>
              <w:bottom w:val="nil"/>
              <w:right w:val="nil"/>
            </w:tcBorders>
            <w:shd w:val="clear" w:color="auto" w:fill="auto"/>
            <w:noWrap/>
            <w:vAlign w:val="bottom"/>
            <w:hideMark/>
          </w:tcPr>
          <w:p w14:paraId="726A1931"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PFASbry</w:t>
            </w:r>
            <w:proofErr w:type="spellEnd"/>
          </w:p>
        </w:tc>
        <w:tc>
          <w:tcPr>
            <w:tcW w:w="7860" w:type="dxa"/>
            <w:tcBorders>
              <w:top w:val="nil"/>
              <w:left w:val="nil"/>
              <w:bottom w:val="nil"/>
              <w:right w:val="nil"/>
            </w:tcBorders>
            <w:shd w:val="clear" w:color="auto" w:fill="auto"/>
            <w:noWrap/>
            <w:vAlign w:val="center"/>
            <w:hideMark/>
          </w:tcPr>
          <w:p w14:paraId="6B556A9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Loss of PFAS from active sediment layer by burial</w:t>
            </w:r>
          </w:p>
        </w:tc>
      </w:tr>
      <w:tr w:rsidR="00311A95" w:rsidRPr="006A7023" w14:paraId="760581CC" w14:textId="77777777" w:rsidTr="00FB4DBD">
        <w:trPr>
          <w:trHeight w:val="290"/>
        </w:trPr>
        <w:tc>
          <w:tcPr>
            <w:tcW w:w="2300" w:type="dxa"/>
            <w:tcBorders>
              <w:top w:val="nil"/>
              <w:left w:val="nil"/>
              <w:bottom w:val="nil"/>
              <w:right w:val="nil"/>
            </w:tcBorders>
            <w:shd w:val="clear" w:color="auto" w:fill="auto"/>
            <w:noWrap/>
            <w:vAlign w:val="bottom"/>
            <w:hideMark/>
          </w:tcPr>
          <w:p w14:paraId="3D55831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pfasdb</w:t>
            </w:r>
            <w:proofErr w:type="spellEnd"/>
          </w:p>
        </w:tc>
        <w:tc>
          <w:tcPr>
            <w:tcW w:w="7860" w:type="dxa"/>
            <w:tcBorders>
              <w:top w:val="nil"/>
              <w:left w:val="nil"/>
              <w:bottom w:val="nil"/>
              <w:right w:val="nil"/>
            </w:tcBorders>
            <w:shd w:val="clear" w:color="auto" w:fill="auto"/>
            <w:noWrap/>
            <w:vAlign w:val="center"/>
            <w:hideMark/>
          </w:tcPr>
          <w:p w14:paraId="149367E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Name of PFAS database input file(pfas.dat) </w:t>
            </w:r>
          </w:p>
        </w:tc>
      </w:tr>
      <w:tr w:rsidR="00311A95" w:rsidRPr="006A7023" w14:paraId="0F9AD303" w14:textId="77777777" w:rsidTr="00FB4DBD">
        <w:trPr>
          <w:trHeight w:val="290"/>
        </w:trPr>
        <w:tc>
          <w:tcPr>
            <w:tcW w:w="2300" w:type="dxa"/>
            <w:tcBorders>
              <w:top w:val="nil"/>
              <w:left w:val="nil"/>
              <w:bottom w:val="nil"/>
              <w:right w:val="nil"/>
            </w:tcBorders>
            <w:shd w:val="clear" w:color="auto" w:fill="auto"/>
            <w:noWrap/>
            <w:vAlign w:val="bottom"/>
            <w:hideMark/>
          </w:tcPr>
          <w:p w14:paraId="4C51657F"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PFASdfs</w:t>
            </w:r>
            <w:proofErr w:type="spellEnd"/>
          </w:p>
        </w:tc>
        <w:tc>
          <w:tcPr>
            <w:tcW w:w="7860" w:type="dxa"/>
            <w:tcBorders>
              <w:top w:val="nil"/>
              <w:left w:val="nil"/>
              <w:bottom w:val="nil"/>
              <w:right w:val="nil"/>
            </w:tcBorders>
            <w:shd w:val="clear" w:color="auto" w:fill="auto"/>
            <w:noWrap/>
            <w:vAlign w:val="center"/>
            <w:hideMark/>
          </w:tcPr>
          <w:p w14:paraId="69AF92A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diffusion of PFAS from sediment to lake</w:t>
            </w:r>
          </w:p>
        </w:tc>
      </w:tr>
      <w:tr w:rsidR="00311A95" w:rsidRPr="006A7023" w14:paraId="3E8A8553" w14:textId="77777777" w:rsidTr="00FB4DBD">
        <w:trPr>
          <w:trHeight w:val="290"/>
        </w:trPr>
        <w:tc>
          <w:tcPr>
            <w:tcW w:w="2300" w:type="dxa"/>
            <w:tcBorders>
              <w:top w:val="nil"/>
              <w:left w:val="nil"/>
              <w:bottom w:val="nil"/>
              <w:right w:val="nil"/>
            </w:tcBorders>
            <w:shd w:val="clear" w:color="auto" w:fill="auto"/>
            <w:noWrap/>
            <w:vAlign w:val="center"/>
            <w:hideMark/>
          </w:tcPr>
          <w:p w14:paraId="419DDD9A"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pfasin</w:t>
            </w:r>
            <w:proofErr w:type="spellEnd"/>
          </w:p>
        </w:tc>
        <w:tc>
          <w:tcPr>
            <w:tcW w:w="7860" w:type="dxa"/>
            <w:tcBorders>
              <w:top w:val="nil"/>
              <w:left w:val="nil"/>
              <w:bottom w:val="nil"/>
              <w:right w:val="nil"/>
            </w:tcBorders>
            <w:shd w:val="clear" w:color="auto" w:fill="auto"/>
            <w:noWrap/>
            <w:vAlign w:val="center"/>
            <w:hideMark/>
          </w:tcPr>
          <w:p w14:paraId="604B29A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total PFAS transported into reach</w:t>
            </w:r>
          </w:p>
        </w:tc>
      </w:tr>
      <w:tr w:rsidR="00311A95" w:rsidRPr="006A7023" w14:paraId="0E73AE39" w14:textId="77777777" w:rsidTr="00FB4DBD">
        <w:trPr>
          <w:trHeight w:val="290"/>
        </w:trPr>
        <w:tc>
          <w:tcPr>
            <w:tcW w:w="2300" w:type="dxa"/>
            <w:tcBorders>
              <w:top w:val="nil"/>
              <w:left w:val="nil"/>
              <w:bottom w:val="nil"/>
              <w:right w:val="nil"/>
            </w:tcBorders>
            <w:shd w:val="clear" w:color="auto" w:fill="auto"/>
            <w:noWrap/>
            <w:vAlign w:val="bottom"/>
            <w:hideMark/>
          </w:tcPr>
          <w:p w14:paraId="632992D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pfasname</w:t>
            </w:r>
            <w:proofErr w:type="spellEnd"/>
          </w:p>
        </w:tc>
        <w:tc>
          <w:tcPr>
            <w:tcW w:w="7860" w:type="dxa"/>
            <w:tcBorders>
              <w:top w:val="nil"/>
              <w:left w:val="nil"/>
              <w:bottom w:val="nil"/>
              <w:right w:val="nil"/>
            </w:tcBorders>
            <w:shd w:val="clear" w:color="auto" w:fill="auto"/>
            <w:noWrap/>
            <w:vAlign w:val="center"/>
            <w:hideMark/>
          </w:tcPr>
          <w:p w14:paraId="4CF2820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name of PFAS</w:t>
            </w:r>
          </w:p>
        </w:tc>
      </w:tr>
      <w:tr w:rsidR="00311A95" w:rsidRPr="006A7023" w14:paraId="3BCC7D5A" w14:textId="77777777" w:rsidTr="00FB4DBD">
        <w:trPr>
          <w:trHeight w:val="290"/>
        </w:trPr>
        <w:tc>
          <w:tcPr>
            <w:tcW w:w="2300" w:type="dxa"/>
            <w:tcBorders>
              <w:top w:val="nil"/>
              <w:left w:val="nil"/>
              <w:bottom w:val="nil"/>
              <w:right w:val="nil"/>
            </w:tcBorders>
            <w:shd w:val="clear" w:color="auto" w:fill="auto"/>
            <w:noWrap/>
            <w:vAlign w:val="bottom"/>
            <w:hideMark/>
          </w:tcPr>
          <w:p w14:paraId="06EF8C7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(45,river)</w:t>
            </w:r>
          </w:p>
        </w:tc>
        <w:tc>
          <w:tcPr>
            <w:tcW w:w="7860" w:type="dxa"/>
            <w:tcBorders>
              <w:top w:val="nil"/>
              <w:left w:val="nil"/>
              <w:bottom w:val="nil"/>
              <w:right w:val="nil"/>
            </w:tcBorders>
            <w:shd w:val="clear" w:color="auto" w:fill="auto"/>
            <w:noWrap/>
            <w:vAlign w:val="center"/>
            <w:hideMark/>
          </w:tcPr>
          <w:p w14:paraId="2EEC56D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into reach during simulation- writing variable</w:t>
            </w:r>
          </w:p>
        </w:tc>
      </w:tr>
      <w:tr w:rsidR="00311A95" w:rsidRPr="006A7023" w14:paraId="2ABBB634" w14:textId="77777777" w:rsidTr="00FB4DBD">
        <w:trPr>
          <w:trHeight w:val="290"/>
        </w:trPr>
        <w:tc>
          <w:tcPr>
            <w:tcW w:w="2300" w:type="dxa"/>
            <w:tcBorders>
              <w:top w:val="nil"/>
              <w:left w:val="nil"/>
              <w:bottom w:val="nil"/>
              <w:right w:val="nil"/>
            </w:tcBorders>
            <w:shd w:val="clear" w:color="auto" w:fill="auto"/>
            <w:noWrap/>
            <w:vAlign w:val="bottom"/>
            <w:hideMark/>
          </w:tcPr>
          <w:p w14:paraId="2EF1BA3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(46,river)</w:t>
            </w:r>
          </w:p>
        </w:tc>
        <w:tc>
          <w:tcPr>
            <w:tcW w:w="7860" w:type="dxa"/>
            <w:tcBorders>
              <w:top w:val="nil"/>
              <w:left w:val="nil"/>
              <w:bottom w:val="nil"/>
              <w:right w:val="nil"/>
            </w:tcBorders>
            <w:shd w:val="clear" w:color="auto" w:fill="auto"/>
            <w:noWrap/>
            <w:vAlign w:val="center"/>
            <w:hideMark/>
          </w:tcPr>
          <w:p w14:paraId="0A81A5A1"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during simulation- writing variable</w:t>
            </w:r>
          </w:p>
        </w:tc>
      </w:tr>
      <w:tr w:rsidR="00311A95" w:rsidRPr="006A7023" w14:paraId="3F94547B" w14:textId="77777777" w:rsidTr="00FB4DBD">
        <w:trPr>
          <w:trHeight w:val="290"/>
        </w:trPr>
        <w:tc>
          <w:tcPr>
            <w:tcW w:w="2300" w:type="dxa"/>
            <w:tcBorders>
              <w:top w:val="nil"/>
              <w:left w:val="nil"/>
              <w:bottom w:val="nil"/>
              <w:right w:val="nil"/>
            </w:tcBorders>
            <w:shd w:val="clear" w:color="auto" w:fill="auto"/>
            <w:noWrap/>
            <w:vAlign w:val="bottom"/>
            <w:hideMark/>
          </w:tcPr>
          <w:p w14:paraId="7E49C2E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(47,river)</w:t>
            </w:r>
          </w:p>
        </w:tc>
        <w:tc>
          <w:tcPr>
            <w:tcW w:w="7860" w:type="dxa"/>
            <w:tcBorders>
              <w:top w:val="nil"/>
              <w:left w:val="nil"/>
              <w:bottom w:val="nil"/>
              <w:right w:val="nil"/>
            </w:tcBorders>
            <w:shd w:val="clear" w:color="auto" w:fill="auto"/>
            <w:noWrap/>
            <w:vAlign w:val="center"/>
            <w:hideMark/>
          </w:tcPr>
          <w:p w14:paraId="6EC6115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during simulation- writing variable</w:t>
            </w:r>
          </w:p>
        </w:tc>
      </w:tr>
      <w:tr w:rsidR="00311A95" w:rsidRPr="006A7023" w14:paraId="47D37FD4" w14:textId="77777777" w:rsidTr="00FB4DBD">
        <w:trPr>
          <w:trHeight w:val="290"/>
        </w:trPr>
        <w:tc>
          <w:tcPr>
            <w:tcW w:w="2300" w:type="dxa"/>
            <w:tcBorders>
              <w:top w:val="nil"/>
              <w:left w:val="nil"/>
              <w:bottom w:val="nil"/>
              <w:right w:val="nil"/>
            </w:tcBorders>
            <w:shd w:val="clear" w:color="auto" w:fill="auto"/>
            <w:noWrap/>
            <w:vAlign w:val="bottom"/>
            <w:hideMark/>
          </w:tcPr>
          <w:p w14:paraId="3879C1B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(48,river)</w:t>
            </w:r>
          </w:p>
        </w:tc>
        <w:tc>
          <w:tcPr>
            <w:tcW w:w="7860" w:type="dxa"/>
            <w:tcBorders>
              <w:top w:val="nil"/>
              <w:left w:val="nil"/>
              <w:bottom w:val="nil"/>
              <w:right w:val="nil"/>
            </w:tcBorders>
            <w:shd w:val="clear" w:color="auto" w:fill="auto"/>
            <w:noWrap/>
            <w:vAlign w:val="center"/>
            <w:hideMark/>
          </w:tcPr>
          <w:p w14:paraId="320A14F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during simulation- writing variable</w:t>
            </w:r>
          </w:p>
        </w:tc>
      </w:tr>
      <w:tr w:rsidR="00311A95" w:rsidRPr="006A7023" w14:paraId="67DF1288" w14:textId="77777777" w:rsidTr="00FB4DBD">
        <w:trPr>
          <w:trHeight w:val="290"/>
        </w:trPr>
        <w:tc>
          <w:tcPr>
            <w:tcW w:w="2300" w:type="dxa"/>
            <w:tcBorders>
              <w:top w:val="nil"/>
              <w:left w:val="nil"/>
              <w:bottom w:val="nil"/>
              <w:right w:val="nil"/>
            </w:tcBorders>
            <w:shd w:val="clear" w:color="auto" w:fill="auto"/>
            <w:noWrap/>
            <w:vAlign w:val="bottom"/>
            <w:hideMark/>
          </w:tcPr>
          <w:p w14:paraId="17DBCD0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(49,river)</w:t>
            </w:r>
          </w:p>
        </w:tc>
        <w:tc>
          <w:tcPr>
            <w:tcW w:w="7860" w:type="dxa"/>
            <w:tcBorders>
              <w:top w:val="nil"/>
              <w:left w:val="nil"/>
              <w:bottom w:val="nil"/>
              <w:right w:val="nil"/>
            </w:tcBorders>
            <w:shd w:val="clear" w:color="auto" w:fill="auto"/>
            <w:noWrap/>
            <w:vAlign w:val="center"/>
            <w:hideMark/>
          </w:tcPr>
          <w:p w14:paraId="66550CF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during simulation- writing variable</w:t>
            </w:r>
          </w:p>
        </w:tc>
      </w:tr>
      <w:tr w:rsidR="00311A95" w:rsidRPr="006A7023" w14:paraId="578A31CF" w14:textId="77777777" w:rsidTr="00FB4DBD">
        <w:trPr>
          <w:trHeight w:val="290"/>
        </w:trPr>
        <w:tc>
          <w:tcPr>
            <w:tcW w:w="2300" w:type="dxa"/>
            <w:tcBorders>
              <w:top w:val="nil"/>
              <w:left w:val="nil"/>
              <w:bottom w:val="nil"/>
              <w:right w:val="nil"/>
            </w:tcBorders>
            <w:shd w:val="clear" w:color="auto" w:fill="auto"/>
            <w:noWrap/>
            <w:vAlign w:val="bottom"/>
            <w:hideMark/>
          </w:tcPr>
          <w:p w14:paraId="73D6CB16"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(50,river)</w:t>
            </w:r>
          </w:p>
        </w:tc>
        <w:tc>
          <w:tcPr>
            <w:tcW w:w="7860" w:type="dxa"/>
            <w:tcBorders>
              <w:top w:val="nil"/>
              <w:left w:val="nil"/>
              <w:bottom w:val="nil"/>
              <w:right w:val="nil"/>
            </w:tcBorders>
            <w:shd w:val="clear" w:color="auto" w:fill="auto"/>
            <w:noWrap/>
            <w:vAlign w:val="center"/>
            <w:hideMark/>
          </w:tcPr>
          <w:p w14:paraId="123A097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during simulation- writing variable</w:t>
            </w:r>
          </w:p>
        </w:tc>
      </w:tr>
      <w:tr w:rsidR="00311A95" w:rsidRPr="006A7023" w14:paraId="7305371A" w14:textId="77777777" w:rsidTr="00FB4DBD">
        <w:trPr>
          <w:trHeight w:val="290"/>
        </w:trPr>
        <w:tc>
          <w:tcPr>
            <w:tcW w:w="2300" w:type="dxa"/>
            <w:tcBorders>
              <w:top w:val="nil"/>
              <w:left w:val="nil"/>
              <w:bottom w:val="nil"/>
              <w:right w:val="nil"/>
            </w:tcBorders>
            <w:shd w:val="clear" w:color="auto" w:fill="auto"/>
            <w:noWrap/>
            <w:vAlign w:val="bottom"/>
            <w:hideMark/>
          </w:tcPr>
          <w:p w14:paraId="6BA5BDA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lastRenderedPageBreak/>
              <w:t>rchaao</w:t>
            </w:r>
            <w:proofErr w:type="spellEnd"/>
            <w:r w:rsidRPr="006A7023">
              <w:rPr>
                <w:rFonts w:ascii="Times New Roman" w:hAnsi="Times New Roman" w:cs="Times New Roman"/>
                <w:color w:val="auto"/>
              </w:rPr>
              <w:t>(51,river)</w:t>
            </w:r>
          </w:p>
        </w:tc>
        <w:tc>
          <w:tcPr>
            <w:tcW w:w="7860" w:type="dxa"/>
            <w:tcBorders>
              <w:top w:val="nil"/>
              <w:left w:val="nil"/>
              <w:bottom w:val="nil"/>
              <w:right w:val="nil"/>
            </w:tcBorders>
            <w:shd w:val="clear" w:color="auto" w:fill="auto"/>
            <w:noWrap/>
            <w:vAlign w:val="center"/>
            <w:hideMark/>
          </w:tcPr>
          <w:p w14:paraId="50694EE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during simulation- writing variable</w:t>
            </w:r>
          </w:p>
        </w:tc>
      </w:tr>
      <w:tr w:rsidR="00311A95" w:rsidRPr="006A7023" w14:paraId="220B4D7B" w14:textId="77777777" w:rsidTr="00FB4DBD">
        <w:trPr>
          <w:trHeight w:val="290"/>
        </w:trPr>
        <w:tc>
          <w:tcPr>
            <w:tcW w:w="2300" w:type="dxa"/>
            <w:tcBorders>
              <w:top w:val="nil"/>
              <w:left w:val="nil"/>
              <w:bottom w:val="nil"/>
              <w:right w:val="nil"/>
            </w:tcBorders>
            <w:shd w:val="clear" w:color="auto" w:fill="auto"/>
            <w:noWrap/>
            <w:vAlign w:val="bottom"/>
            <w:hideMark/>
          </w:tcPr>
          <w:p w14:paraId="2A1FE75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rchaao</w:t>
            </w:r>
            <w:proofErr w:type="spellEnd"/>
            <w:r w:rsidRPr="006A7023">
              <w:rPr>
                <w:rFonts w:ascii="Times New Roman" w:hAnsi="Times New Roman" w:cs="Times New Roman"/>
                <w:color w:val="auto"/>
              </w:rPr>
              <w:t>(52,river)</w:t>
            </w:r>
          </w:p>
        </w:tc>
        <w:tc>
          <w:tcPr>
            <w:tcW w:w="7860" w:type="dxa"/>
            <w:tcBorders>
              <w:top w:val="nil"/>
              <w:left w:val="nil"/>
              <w:bottom w:val="nil"/>
              <w:right w:val="nil"/>
            </w:tcBorders>
            <w:shd w:val="clear" w:color="auto" w:fill="auto"/>
            <w:noWrap/>
            <w:vAlign w:val="center"/>
            <w:hideMark/>
          </w:tcPr>
          <w:p w14:paraId="24F9E67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simulation- writing variable</w:t>
            </w:r>
          </w:p>
        </w:tc>
      </w:tr>
      <w:tr w:rsidR="00311A95" w:rsidRPr="006A7023" w14:paraId="483A195B" w14:textId="77777777" w:rsidTr="00FB4DBD">
        <w:trPr>
          <w:trHeight w:val="290"/>
        </w:trPr>
        <w:tc>
          <w:tcPr>
            <w:tcW w:w="2300" w:type="dxa"/>
            <w:tcBorders>
              <w:top w:val="nil"/>
              <w:left w:val="nil"/>
              <w:bottom w:val="nil"/>
              <w:right w:val="nil"/>
            </w:tcBorders>
            <w:shd w:val="clear" w:color="auto" w:fill="auto"/>
            <w:noWrap/>
            <w:vAlign w:val="bottom"/>
            <w:hideMark/>
          </w:tcPr>
          <w:p w14:paraId="26A830E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(61)</w:t>
            </w:r>
          </w:p>
        </w:tc>
        <w:tc>
          <w:tcPr>
            <w:tcW w:w="7860" w:type="dxa"/>
            <w:tcBorders>
              <w:top w:val="nil"/>
              <w:left w:val="nil"/>
              <w:bottom w:val="nil"/>
              <w:right w:val="nil"/>
            </w:tcBorders>
            <w:shd w:val="clear" w:color="auto" w:fill="auto"/>
            <w:noWrap/>
            <w:vAlign w:val="center"/>
            <w:hideMark/>
          </w:tcPr>
          <w:p w14:paraId="1D68601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into reach on day</w:t>
            </w:r>
          </w:p>
        </w:tc>
      </w:tr>
      <w:tr w:rsidR="00311A95" w:rsidRPr="006A7023" w14:paraId="7DA500E7" w14:textId="77777777" w:rsidTr="00FB4DBD">
        <w:trPr>
          <w:trHeight w:val="290"/>
        </w:trPr>
        <w:tc>
          <w:tcPr>
            <w:tcW w:w="2300" w:type="dxa"/>
            <w:tcBorders>
              <w:top w:val="nil"/>
              <w:left w:val="nil"/>
              <w:bottom w:val="nil"/>
              <w:right w:val="nil"/>
            </w:tcBorders>
            <w:shd w:val="clear" w:color="auto" w:fill="auto"/>
            <w:noWrap/>
            <w:vAlign w:val="bottom"/>
            <w:hideMark/>
          </w:tcPr>
          <w:p w14:paraId="77EBA63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(62)</w:t>
            </w:r>
          </w:p>
        </w:tc>
        <w:tc>
          <w:tcPr>
            <w:tcW w:w="7860" w:type="dxa"/>
            <w:tcBorders>
              <w:top w:val="nil"/>
              <w:left w:val="nil"/>
              <w:bottom w:val="nil"/>
              <w:right w:val="nil"/>
            </w:tcBorders>
            <w:shd w:val="clear" w:color="auto" w:fill="auto"/>
            <w:noWrap/>
            <w:vAlign w:val="center"/>
            <w:hideMark/>
          </w:tcPr>
          <w:p w14:paraId="2653F32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on day</w:t>
            </w:r>
          </w:p>
        </w:tc>
      </w:tr>
      <w:tr w:rsidR="00311A95" w:rsidRPr="006A7023" w14:paraId="197812C9" w14:textId="77777777" w:rsidTr="00FB4DBD">
        <w:trPr>
          <w:trHeight w:val="290"/>
        </w:trPr>
        <w:tc>
          <w:tcPr>
            <w:tcW w:w="2300" w:type="dxa"/>
            <w:tcBorders>
              <w:top w:val="nil"/>
              <w:left w:val="nil"/>
              <w:bottom w:val="nil"/>
              <w:right w:val="nil"/>
            </w:tcBorders>
            <w:shd w:val="clear" w:color="auto" w:fill="auto"/>
            <w:noWrap/>
            <w:vAlign w:val="bottom"/>
            <w:hideMark/>
          </w:tcPr>
          <w:p w14:paraId="3E208BEA"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(63)</w:t>
            </w:r>
          </w:p>
        </w:tc>
        <w:tc>
          <w:tcPr>
            <w:tcW w:w="7860" w:type="dxa"/>
            <w:tcBorders>
              <w:top w:val="nil"/>
              <w:left w:val="nil"/>
              <w:bottom w:val="nil"/>
              <w:right w:val="nil"/>
            </w:tcBorders>
            <w:shd w:val="clear" w:color="auto" w:fill="auto"/>
            <w:noWrap/>
            <w:vAlign w:val="center"/>
            <w:hideMark/>
          </w:tcPr>
          <w:p w14:paraId="01A45C5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on day</w:t>
            </w:r>
          </w:p>
        </w:tc>
      </w:tr>
      <w:tr w:rsidR="00311A95" w:rsidRPr="006A7023" w14:paraId="7666D596" w14:textId="77777777" w:rsidTr="00FB4DBD">
        <w:trPr>
          <w:trHeight w:val="290"/>
        </w:trPr>
        <w:tc>
          <w:tcPr>
            <w:tcW w:w="2300" w:type="dxa"/>
            <w:tcBorders>
              <w:top w:val="nil"/>
              <w:left w:val="nil"/>
              <w:bottom w:val="nil"/>
              <w:right w:val="nil"/>
            </w:tcBorders>
            <w:shd w:val="clear" w:color="auto" w:fill="auto"/>
            <w:noWrap/>
            <w:vAlign w:val="bottom"/>
            <w:hideMark/>
          </w:tcPr>
          <w:p w14:paraId="2E7568F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(64)</w:t>
            </w:r>
          </w:p>
        </w:tc>
        <w:tc>
          <w:tcPr>
            <w:tcW w:w="7860" w:type="dxa"/>
            <w:tcBorders>
              <w:top w:val="nil"/>
              <w:left w:val="nil"/>
              <w:bottom w:val="nil"/>
              <w:right w:val="nil"/>
            </w:tcBorders>
            <w:shd w:val="clear" w:color="auto" w:fill="auto"/>
            <w:noWrap/>
            <w:vAlign w:val="center"/>
            <w:hideMark/>
          </w:tcPr>
          <w:p w14:paraId="69477BD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on day</w:t>
            </w:r>
          </w:p>
        </w:tc>
      </w:tr>
      <w:tr w:rsidR="00311A95" w:rsidRPr="006A7023" w14:paraId="50259522" w14:textId="77777777" w:rsidTr="00FB4DBD">
        <w:trPr>
          <w:trHeight w:val="290"/>
        </w:trPr>
        <w:tc>
          <w:tcPr>
            <w:tcW w:w="2300" w:type="dxa"/>
            <w:tcBorders>
              <w:top w:val="nil"/>
              <w:left w:val="nil"/>
              <w:bottom w:val="nil"/>
              <w:right w:val="nil"/>
            </w:tcBorders>
            <w:shd w:val="clear" w:color="auto" w:fill="auto"/>
            <w:noWrap/>
            <w:vAlign w:val="bottom"/>
            <w:hideMark/>
          </w:tcPr>
          <w:p w14:paraId="621CC1F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(65)</w:t>
            </w:r>
          </w:p>
        </w:tc>
        <w:tc>
          <w:tcPr>
            <w:tcW w:w="7860" w:type="dxa"/>
            <w:tcBorders>
              <w:top w:val="nil"/>
              <w:left w:val="nil"/>
              <w:bottom w:val="nil"/>
              <w:right w:val="nil"/>
            </w:tcBorders>
            <w:shd w:val="clear" w:color="auto" w:fill="auto"/>
            <w:noWrap/>
            <w:vAlign w:val="center"/>
            <w:hideMark/>
          </w:tcPr>
          <w:p w14:paraId="044B19B3"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 xml:space="preserve">amount of PFAS stored in </w:t>
            </w:r>
            <w:proofErr w:type="gramStart"/>
            <w:r w:rsidRPr="006A7023">
              <w:rPr>
                <w:rFonts w:ascii="Times New Roman" w:hAnsi="Times New Roman" w:cs="Times New Roman"/>
                <w:sz w:val="20"/>
                <w:szCs w:val="20"/>
              </w:rPr>
              <w:t>river bed</w:t>
            </w:r>
            <w:proofErr w:type="gramEnd"/>
            <w:r w:rsidRPr="006A7023">
              <w:rPr>
                <w:rFonts w:ascii="Times New Roman" w:hAnsi="Times New Roman" w:cs="Times New Roman"/>
                <w:sz w:val="20"/>
                <w:szCs w:val="20"/>
              </w:rPr>
              <w:t xml:space="preserve"> sediments</w:t>
            </w:r>
          </w:p>
        </w:tc>
      </w:tr>
      <w:tr w:rsidR="00311A95" w:rsidRPr="006A7023" w14:paraId="67626BE2" w14:textId="77777777" w:rsidTr="00FB4DBD">
        <w:trPr>
          <w:trHeight w:val="290"/>
        </w:trPr>
        <w:tc>
          <w:tcPr>
            <w:tcW w:w="2300" w:type="dxa"/>
            <w:tcBorders>
              <w:top w:val="nil"/>
              <w:left w:val="nil"/>
              <w:bottom w:val="nil"/>
              <w:right w:val="nil"/>
            </w:tcBorders>
            <w:shd w:val="clear" w:color="auto" w:fill="auto"/>
            <w:noWrap/>
            <w:vAlign w:val="bottom"/>
            <w:hideMark/>
          </w:tcPr>
          <w:p w14:paraId="4CD7208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(66)</w:t>
            </w:r>
          </w:p>
        </w:tc>
        <w:tc>
          <w:tcPr>
            <w:tcW w:w="7860" w:type="dxa"/>
            <w:tcBorders>
              <w:top w:val="nil"/>
              <w:left w:val="nil"/>
              <w:bottom w:val="nil"/>
              <w:right w:val="nil"/>
            </w:tcBorders>
            <w:shd w:val="clear" w:color="auto" w:fill="auto"/>
            <w:noWrap/>
            <w:vAlign w:val="center"/>
            <w:hideMark/>
          </w:tcPr>
          <w:p w14:paraId="7407B973"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on day</w:t>
            </w:r>
          </w:p>
        </w:tc>
      </w:tr>
      <w:tr w:rsidR="00311A95" w:rsidRPr="006A7023" w14:paraId="343FA49B" w14:textId="77777777" w:rsidTr="00FB4DBD">
        <w:trPr>
          <w:trHeight w:val="290"/>
        </w:trPr>
        <w:tc>
          <w:tcPr>
            <w:tcW w:w="2300" w:type="dxa"/>
            <w:tcBorders>
              <w:top w:val="nil"/>
              <w:left w:val="nil"/>
              <w:bottom w:val="nil"/>
              <w:right w:val="nil"/>
            </w:tcBorders>
            <w:shd w:val="clear" w:color="auto" w:fill="auto"/>
            <w:noWrap/>
            <w:vAlign w:val="bottom"/>
            <w:hideMark/>
          </w:tcPr>
          <w:p w14:paraId="45D1A7B9"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(67)</w:t>
            </w:r>
          </w:p>
        </w:tc>
        <w:tc>
          <w:tcPr>
            <w:tcW w:w="7860" w:type="dxa"/>
            <w:tcBorders>
              <w:top w:val="nil"/>
              <w:left w:val="nil"/>
              <w:bottom w:val="nil"/>
              <w:right w:val="nil"/>
            </w:tcBorders>
            <w:shd w:val="clear" w:color="auto" w:fill="auto"/>
            <w:noWrap/>
            <w:vAlign w:val="center"/>
            <w:hideMark/>
          </w:tcPr>
          <w:p w14:paraId="171C504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on day</w:t>
            </w:r>
          </w:p>
        </w:tc>
      </w:tr>
      <w:tr w:rsidR="00311A95" w:rsidRPr="006A7023" w14:paraId="0D86392A" w14:textId="77777777" w:rsidTr="00FB4DBD">
        <w:trPr>
          <w:trHeight w:val="290"/>
        </w:trPr>
        <w:tc>
          <w:tcPr>
            <w:tcW w:w="2300" w:type="dxa"/>
            <w:tcBorders>
              <w:top w:val="nil"/>
              <w:left w:val="nil"/>
              <w:bottom w:val="nil"/>
              <w:right w:val="nil"/>
            </w:tcBorders>
            <w:shd w:val="clear" w:color="auto" w:fill="auto"/>
            <w:noWrap/>
            <w:vAlign w:val="bottom"/>
            <w:hideMark/>
          </w:tcPr>
          <w:p w14:paraId="089AA3B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(68)</w:t>
            </w:r>
          </w:p>
        </w:tc>
        <w:tc>
          <w:tcPr>
            <w:tcW w:w="7860" w:type="dxa"/>
            <w:tcBorders>
              <w:top w:val="nil"/>
              <w:left w:val="nil"/>
              <w:bottom w:val="nil"/>
              <w:right w:val="nil"/>
            </w:tcBorders>
            <w:shd w:val="clear" w:color="auto" w:fill="auto"/>
            <w:noWrap/>
            <w:vAlign w:val="center"/>
            <w:hideMark/>
          </w:tcPr>
          <w:p w14:paraId="2F87F31C"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on day</w:t>
            </w:r>
          </w:p>
        </w:tc>
      </w:tr>
      <w:tr w:rsidR="00311A95" w:rsidRPr="006A7023" w14:paraId="28481CB5" w14:textId="77777777" w:rsidTr="00FB4DBD">
        <w:trPr>
          <w:trHeight w:val="290"/>
        </w:trPr>
        <w:tc>
          <w:tcPr>
            <w:tcW w:w="2300" w:type="dxa"/>
            <w:tcBorders>
              <w:top w:val="nil"/>
              <w:left w:val="nil"/>
              <w:bottom w:val="nil"/>
              <w:right w:val="nil"/>
            </w:tcBorders>
            <w:shd w:val="clear" w:color="auto" w:fill="auto"/>
            <w:noWrap/>
            <w:vAlign w:val="bottom"/>
            <w:hideMark/>
          </w:tcPr>
          <w:p w14:paraId="714BB86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rchdy</w:t>
            </w:r>
            <w:proofErr w:type="spellEnd"/>
            <w:r w:rsidRPr="006A7023">
              <w:rPr>
                <w:rFonts w:ascii="Times New Roman" w:hAnsi="Times New Roman" w:cs="Times New Roman"/>
                <w:color w:val="auto"/>
              </w:rPr>
              <w:t>(69)</w:t>
            </w:r>
          </w:p>
        </w:tc>
        <w:tc>
          <w:tcPr>
            <w:tcW w:w="7860" w:type="dxa"/>
            <w:tcBorders>
              <w:top w:val="nil"/>
              <w:left w:val="nil"/>
              <w:bottom w:val="nil"/>
              <w:right w:val="nil"/>
            </w:tcBorders>
            <w:shd w:val="clear" w:color="auto" w:fill="auto"/>
            <w:noWrap/>
            <w:vAlign w:val="center"/>
            <w:hideMark/>
          </w:tcPr>
          <w:p w14:paraId="00ED3CF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on day</w:t>
            </w:r>
          </w:p>
        </w:tc>
      </w:tr>
      <w:tr w:rsidR="00311A95" w:rsidRPr="006A7023" w14:paraId="48B4DA83" w14:textId="77777777" w:rsidTr="00FB4DBD">
        <w:trPr>
          <w:trHeight w:val="290"/>
        </w:trPr>
        <w:tc>
          <w:tcPr>
            <w:tcW w:w="2300" w:type="dxa"/>
            <w:tcBorders>
              <w:top w:val="nil"/>
              <w:left w:val="nil"/>
              <w:bottom w:val="nil"/>
              <w:right w:val="nil"/>
            </w:tcBorders>
            <w:shd w:val="clear" w:color="auto" w:fill="auto"/>
            <w:noWrap/>
            <w:vAlign w:val="bottom"/>
            <w:hideMark/>
          </w:tcPr>
          <w:p w14:paraId="71820AD8"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(60,river)</w:t>
            </w:r>
          </w:p>
        </w:tc>
        <w:tc>
          <w:tcPr>
            <w:tcW w:w="7860" w:type="dxa"/>
            <w:tcBorders>
              <w:top w:val="nil"/>
              <w:left w:val="nil"/>
              <w:bottom w:val="nil"/>
              <w:right w:val="nil"/>
            </w:tcBorders>
            <w:shd w:val="clear" w:color="auto" w:fill="auto"/>
            <w:noWrap/>
            <w:vAlign w:val="center"/>
            <w:hideMark/>
          </w:tcPr>
          <w:p w14:paraId="24E6E390"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into reach during month</w:t>
            </w:r>
          </w:p>
        </w:tc>
      </w:tr>
      <w:tr w:rsidR="00311A95" w:rsidRPr="006A7023" w14:paraId="738CB091" w14:textId="77777777" w:rsidTr="00FB4DBD">
        <w:trPr>
          <w:trHeight w:val="290"/>
        </w:trPr>
        <w:tc>
          <w:tcPr>
            <w:tcW w:w="2300" w:type="dxa"/>
            <w:tcBorders>
              <w:top w:val="nil"/>
              <w:left w:val="nil"/>
              <w:bottom w:val="nil"/>
              <w:right w:val="nil"/>
            </w:tcBorders>
            <w:shd w:val="clear" w:color="auto" w:fill="auto"/>
            <w:noWrap/>
            <w:vAlign w:val="bottom"/>
            <w:hideMark/>
          </w:tcPr>
          <w:p w14:paraId="5D2FAD3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(61,river)</w:t>
            </w:r>
          </w:p>
        </w:tc>
        <w:tc>
          <w:tcPr>
            <w:tcW w:w="7860" w:type="dxa"/>
            <w:tcBorders>
              <w:top w:val="nil"/>
              <w:left w:val="nil"/>
              <w:bottom w:val="nil"/>
              <w:right w:val="nil"/>
            </w:tcBorders>
            <w:shd w:val="clear" w:color="auto" w:fill="auto"/>
            <w:noWrap/>
            <w:vAlign w:val="center"/>
            <w:hideMark/>
          </w:tcPr>
          <w:p w14:paraId="0914870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during month</w:t>
            </w:r>
          </w:p>
        </w:tc>
      </w:tr>
      <w:tr w:rsidR="00311A95" w:rsidRPr="006A7023" w14:paraId="1B706312" w14:textId="77777777" w:rsidTr="00FB4DBD">
        <w:trPr>
          <w:trHeight w:val="290"/>
        </w:trPr>
        <w:tc>
          <w:tcPr>
            <w:tcW w:w="2300" w:type="dxa"/>
            <w:tcBorders>
              <w:top w:val="nil"/>
              <w:left w:val="nil"/>
              <w:bottom w:val="nil"/>
              <w:right w:val="nil"/>
            </w:tcBorders>
            <w:shd w:val="clear" w:color="auto" w:fill="auto"/>
            <w:noWrap/>
            <w:vAlign w:val="bottom"/>
            <w:hideMark/>
          </w:tcPr>
          <w:p w14:paraId="775E9E23"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(62,river)</w:t>
            </w:r>
          </w:p>
        </w:tc>
        <w:tc>
          <w:tcPr>
            <w:tcW w:w="7860" w:type="dxa"/>
            <w:tcBorders>
              <w:top w:val="nil"/>
              <w:left w:val="nil"/>
              <w:bottom w:val="nil"/>
              <w:right w:val="nil"/>
            </w:tcBorders>
            <w:shd w:val="clear" w:color="auto" w:fill="auto"/>
            <w:noWrap/>
            <w:vAlign w:val="center"/>
            <w:hideMark/>
          </w:tcPr>
          <w:p w14:paraId="03E5A179"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during month</w:t>
            </w:r>
          </w:p>
        </w:tc>
      </w:tr>
      <w:tr w:rsidR="00311A95" w:rsidRPr="006A7023" w14:paraId="21701CC9" w14:textId="77777777" w:rsidTr="00FB4DBD">
        <w:trPr>
          <w:trHeight w:val="290"/>
        </w:trPr>
        <w:tc>
          <w:tcPr>
            <w:tcW w:w="2300" w:type="dxa"/>
            <w:tcBorders>
              <w:top w:val="nil"/>
              <w:left w:val="nil"/>
              <w:bottom w:val="nil"/>
              <w:right w:val="nil"/>
            </w:tcBorders>
            <w:shd w:val="clear" w:color="auto" w:fill="auto"/>
            <w:noWrap/>
            <w:vAlign w:val="bottom"/>
            <w:hideMark/>
          </w:tcPr>
          <w:p w14:paraId="41956149"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 xml:space="preserve"> (63,river)</w:t>
            </w:r>
          </w:p>
        </w:tc>
        <w:tc>
          <w:tcPr>
            <w:tcW w:w="7860" w:type="dxa"/>
            <w:tcBorders>
              <w:top w:val="nil"/>
              <w:left w:val="nil"/>
              <w:bottom w:val="nil"/>
              <w:right w:val="nil"/>
            </w:tcBorders>
            <w:shd w:val="clear" w:color="auto" w:fill="auto"/>
            <w:noWrap/>
            <w:vAlign w:val="center"/>
            <w:hideMark/>
          </w:tcPr>
          <w:p w14:paraId="1AC20CC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during month</w:t>
            </w:r>
          </w:p>
        </w:tc>
      </w:tr>
      <w:tr w:rsidR="00311A95" w:rsidRPr="006A7023" w14:paraId="206EE761" w14:textId="77777777" w:rsidTr="00FB4DBD">
        <w:trPr>
          <w:trHeight w:val="290"/>
        </w:trPr>
        <w:tc>
          <w:tcPr>
            <w:tcW w:w="2300" w:type="dxa"/>
            <w:tcBorders>
              <w:top w:val="nil"/>
              <w:left w:val="nil"/>
              <w:bottom w:val="nil"/>
              <w:right w:val="nil"/>
            </w:tcBorders>
            <w:shd w:val="clear" w:color="auto" w:fill="auto"/>
            <w:noWrap/>
            <w:vAlign w:val="bottom"/>
            <w:hideMark/>
          </w:tcPr>
          <w:p w14:paraId="650D083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(64,river)</w:t>
            </w:r>
          </w:p>
        </w:tc>
        <w:tc>
          <w:tcPr>
            <w:tcW w:w="7860" w:type="dxa"/>
            <w:tcBorders>
              <w:top w:val="nil"/>
              <w:left w:val="nil"/>
              <w:bottom w:val="nil"/>
              <w:right w:val="nil"/>
            </w:tcBorders>
            <w:shd w:val="clear" w:color="auto" w:fill="auto"/>
            <w:noWrap/>
            <w:vAlign w:val="center"/>
            <w:hideMark/>
          </w:tcPr>
          <w:p w14:paraId="4001CEF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during month</w:t>
            </w:r>
          </w:p>
        </w:tc>
      </w:tr>
      <w:tr w:rsidR="00311A95" w:rsidRPr="006A7023" w14:paraId="7288CE6A" w14:textId="77777777" w:rsidTr="00FB4DBD">
        <w:trPr>
          <w:trHeight w:val="290"/>
        </w:trPr>
        <w:tc>
          <w:tcPr>
            <w:tcW w:w="2300" w:type="dxa"/>
            <w:tcBorders>
              <w:top w:val="nil"/>
              <w:left w:val="nil"/>
              <w:bottom w:val="nil"/>
              <w:right w:val="nil"/>
            </w:tcBorders>
            <w:shd w:val="clear" w:color="auto" w:fill="auto"/>
            <w:noWrap/>
            <w:vAlign w:val="bottom"/>
            <w:hideMark/>
          </w:tcPr>
          <w:p w14:paraId="59AF2670"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(65,river)</w:t>
            </w:r>
          </w:p>
        </w:tc>
        <w:tc>
          <w:tcPr>
            <w:tcW w:w="7860" w:type="dxa"/>
            <w:tcBorders>
              <w:top w:val="nil"/>
              <w:left w:val="nil"/>
              <w:bottom w:val="nil"/>
              <w:right w:val="nil"/>
            </w:tcBorders>
            <w:shd w:val="clear" w:color="auto" w:fill="auto"/>
            <w:noWrap/>
            <w:vAlign w:val="center"/>
            <w:hideMark/>
          </w:tcPr>
          <w:p w14:paraId="2F628B5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during month</w:t>
            </w:r>
          </w:p>
        </w:tc>
      </w:tr>
      <w:tr w:rsidR="00311A95" w:rsidRPr="006A7023" w14:paraId="2C488BE3" w14:textId="77777777" w:rsidTr="00FB4DBD">
        <w:trPr>
          <w:trHeight w:val="290"/>
        </w:trPr>
        <w:tc>
          <w:tcPr>
            <w:tcW w:w="2300" w:type="dxa"/>
            <w:tcBorders>
              <w:top w:val="nil"/>
              <w:left w:val="nil"/>
              <w:bottom w:val="nil"/>
              <w:right w:val="nil"/>
            </w:tcBorders>
            <w:shd w:val="clear" w:color="auto" w:fill="auto"/>
            <w:noWrap/>
            <w:vAlign w:val="bottom"/>
            <w:hideMark/>
          </w:tcPr>
          <w:p w14:paraId="0563A6BB"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(66,river)</w:t>
            </w:r>
          </w:p>
        </w:tc>
        <w:tc>
          <w:tcPr>
            <w:tcW w:w="7860" w:type="dxa"/>
            <w:tcBorders>
              <w:top w:val="nil"/>
              <w:left w:val="nil"/>
              <w:bottom w:val="nil"/>
              <w:right w:val="nil"/>
            </w:tcBorders>
            <w:shd w:val="clear" w:color="auto" w:fill="auto"/>
            <w:noWrap/>
            <w:vAlign w:val="center"/>
            <w:hideMark/>
          </w:tcPr>
          <w:p w14:paraId="5B000EE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during month</w:t>
            </w:r>
          </w:p>
        </w:tc>
      </w:tr>
      <w:tr w:rsidR="00311A95" w:rsidRPr="006A7023" w14:paraId="7EC9BB51" w14:textId="77777777" w:rsidTr="00FB4DBD">
        <w:trPr>
          <w:trHeight w:val="290"/>
        </w:trPr>
        <w:tc>
          <w:tcPr>
            <w:tcW w:w="2300" w:type="dxa"/>
            <w:tcBorders>
              <w:top w:val="nil"/>
              <w:left w:val="nil"/>
              <w:bottom w:val="nil"/>
              <w:right w:val="nil"/>
            </w:tcBorders>
            <w:shd w:val="clear" w:color="auto" w:fill="auto"/>
            <w:noWrap/>
            <w:vAlign w:val="bottom"/>
            <w:hideMark/>
          </w:tcPr>
          <w:p w14:paraId="762B4061"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rchmono</w:t>
            </w:r>
            <w:proofErr w:type="spellEnd"/>
            <w:r w:rsidRPr="006A7023">
              <w:rPr>
                <w:rFonts w:ascii="Times New Roman" w:hAnsi="Times New Roman" w:cs="Times New Roman"/>
                <w:color w:val="auto"/>
              </w:rPr>
              <w:t>(67,river)</w:t>
            </w:r>
          </w:p>
        </w:tc>
        <w:tc>
          <w:tcPr>
            <w:tcW w:w="7860" w:type="dxa"/>
            <w:tcBorders>
              <w:top w:val="nil"/>
              <w:left w:val="nil"/>
              <w:bottom w:val="nil"/>
              <w:right w:val="nil"/>
            </w:tcBorders>
            <w:shd w:val="clear" w:color="auto" w:fill="auto"/>
            <w:noWrap/>
            <w:vAlign w:val="center"/>
            <w:hideMark/>
          </w:tcPr>
          <w:p w14:paraId="7451BCE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month</w:t>
            </w:r>
          </w:p>
        </w:tc>
      </w:tr>
      <w:tr w:rsidR="00311A95" w:rsidRPr="006A7023" w14:paraId="19230618" w14:textId="77777777" w:rsidTr="00FB4DBD">
        <w:trPr>
          <w:trHeight w:val="290"/>
        </w:trPr>
        <w:tc>
          <w:tcPr>
            <w:tcW w:w="2300" w:type="dxa"/>
            <w:tcBorders>
              <w:top w:val="nil"/>
              <w:left w:val="nil"/>
              <w:bottom w:val="nil"/>
              <w:right w:val="nil"/>
            </w:tcBorders>
            <w:shd w:val="clear" w:color="auto" w:fill="auto"/>
            <w:noWrap/>
            <w:vAlign w:val="bottom"/>
            <w:hideMark/>
          </w:tcPr>
          <w:p w14:paraId="1C240FEF"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(42</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bottom"/>
            <w:hideMark/>
          </w:tcPr>
          <w:p w14:paraId="2E8400E4" w14:textId="77777777" w:rsidR="00311A95" w:rsidRPr="006A7023" w:rsidRDefault="00311A95" w:rsidP="00FB4DBD">
            <w:pPr>
              <w:pStyle w:val="TableParagraph"/>
              <w:spacing w:line="360" w:lineRule="auto"/>
              <w:jc w:val="both"/>
              <w:rPr>
                <w:rFonts w:ascii="Times New Roman" w:hAnsi="Times New Roman" w:cs="Times New Roman"/>
              </w:rPr>
            </w:pPr>
            <w:r w:rsidRPr="006A7023">
              <w:rPr>
                <w:rFonts w:ascii="Times New Roman" w:hAnsi="Times New Roman" w:cs="Times New Roman"/>
                <w:sz w:val="20"/>
                <w:szCs w:val="20"/>
              </w:rPr>
              <w:t xml:space="preserve">Soluble </w:t>
            </w:r>
            <w:r w:rsidRPr="006A7023">
              <w:rPr>
                <w:rFonts w:ascii="Times New Roman" w:hAnsi="Times New Roman" w:cs="Times New Roman"/>
              </w:rPr>
              <w:t>PFAS transported into reach during year</w:t>
            </w:r>
          </w:p>
        </w:tc>
      </w:tr>
      <w:tr w:rsidR="00311A95" w:rsidRPr="006A7023" w14:paraId="4B1CDECB" w14:textId="77777777" w:rsidTr="00FB4DBD">
        <w:trPr>
          <w:trHeight w:val="290"/>
        </w:trPr>
        <w:tc>
          <w:tcPr>
            <w:tcW w:w="2300" w:type="dxa"/>
            <w:tcBorders>
              <w:top w:val="nil"/>
              <w:left w:val="nil"/>
              <w:bottom w:val="nil"/>
              <w:right w:val="nil"/>
            </w:tcBorders>
            <w:shd w:val="clear" w:color="auto" w:fill="auto"/>
            <w:noWrap/>
            <w:vAlign w:val="bottom"/>
            <w:hideMark/>
          </w:tcPr>
          <w:p w14:paraId="6FAD835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(43</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6E94520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Soluble PFAS transported out of reach during year</w:t>
            </w:r>
          </w:p>
        </w:tc>
      </w:tr>
      <w:tr w:rsidR="00311A95" w:rsidRPr="006A7023" w14:paraId="55B119C5" w14:textId="77777777" w:rsidTr="00FB4DBD">
        <w:trPr>
          <w:trHeight w:val="290"/>
        </w:trPr>
        <w:tc>
          <w:tcPr>
            <w:tcW w:w="2300" w:type="dxa"/>
            <w:tcBorders>
              <w:top w:val="nil"/>
              <w:left w:val="nil"/>
              <w:bottom w:val="nil"/>
              <w:right w:val="nil"/>
            </w:tcBorders>
            <w:shd w:val="clear" w:color="auto" w:fill="auto"/>
            <w:noWrap/>
            <w:vAlign w:val="bottom"/>
            <w:hideMark/>
          </w:tcPr>
          <w:p w14:paraId="2D9BE764"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(44</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5108B26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into reach during year</w:t>
            </w:r>
          </w:p>
        </w:tc>
      </w:tr>
      <w:tr w:rsidR="00311A95" w:rsidRPr="006A7023" w14:paraId="774C941C" w14:textId="77777777" w:rsidTr="00FB4DBD">
        <w:trPr>
          <w:trHeight w:val="290"/>
        </w:trPr>
        <w:tc>
          <w:tcPr>
            <w:tcW w:w="2300" w:type="dxa"/>
            <w:tcBorders>
              <w:top w:val="nil"/>
              <w:left w:val="nil"/>
              <w:bottom w:val="nil"/>
              <w:right w:val="nil"/>
            </w:tcBorders>
            <w:shd w:val="clear" w:color="auto" w:fill="auto"/>
            <w:noWrap/>
            <w:vAlign w:val="bottom"/>
            <w:hideMark/>
          </w:tcPr>
          <w:p w14:paraId="06367A2E"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(45</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72F9E17E"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Sorbed PFAS transported out of reach during year</w:t>
            </w:r>
          </w:p>
        </w:tc>
      </w:tr>
      <w:tr w:rsidR="00311A95" w:rsidRPr="006A7023" w14:paraId="4543ECBC" w14:textId="77777777" w:rsidTr="00FB4DBD">
        <w:trPr>
          <w:trHeight w:val="290"/>
        </w:trPr>
        <w:tc>
          <w:tcPr>
            <w:tcW w:w="2300" w:type="dxa"/>
            <w:tcBorders>
              <w:top w:val="nil"/>
              <w:left w:val="nil"/>
              <w:bottom w:val="nil"/>
              <w:right w:val="nil"/>
            </w:tcBorders>
            <w:shd w:val="clear" w:color="auto" w:fill="auto"/>
            <w:noWrap/>
            <w:vAlign w:val="bottom"/>
            <w:hideMark/>
          </w:tcPr>
          <w:p w14:paraId="4FDAE165"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(46</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1B05B6D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in sediment layer lost through burial during year</w:t>
            </w:r>
          </w:p>
        </w:tc>
      </w:tr>
      <w:tr w:rsidR="00311A95" w:rsidRPr="006A7023" w14:paraId="44083572" w14:textId="77777777" w:rsidTr="00FB4DBD">
        <w:trPr>
          <w:trHeight w:val="290"/>
        </w:trPr>
        <w:tc>
          <w:tcPr>
            <w:tcW w:w="2300" w:type="dxa"/>
            <w:tcBorders>
              <w:top w:val="nil"/>
              <w:left w:val="nil"/>
              <w:bottom w:val="nil"/>
              <w:right w:val="nil"/>
            </w:tcBorders>
            <w:shd w:val="clear" w:color="auto" w:fill="auto"/>
            <w:noWrap/>
            <w:vAlign w:val="bottom"/>
            <w:hideMark/>
          </w:tcPr>
          <w:p w14:paraId="59DDBC97"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lastRenderedPageBreak/>
              <w:t>rchyro</w:t>
            </w:r>
            <w:proofErr w:type="spellEnd"/>
            <w:r w:rsidRPr="006A7023">
              <w:rPr>
                <w:rFonts w:ascii="Times New Roman" w:hAnsi="Times New Roman" w:cs="Times New Roman"/>
                <w:color w:val="auto"/>
              </w:rPr>
              <w:t>(47</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2A98D3F5"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diffusing from reach to bed sediment during year</w:t>
            </w:r>
          </w:p>
        </w:tc>
      </w:tr>
      <w:tr w:rsidR="00311A95" w:rsidRPr="006A7023" w14:paraId="53750C54" w14:textId="77777777" w:rsidTr="00FB4DBD">
        <w:trPr>
          <w:trHeight w:val="290"/>
        </w:trPr>
        <w:tc>
          <w:tcPr>
            <w:tcW w:w="2300" w:type="dxa"/>
            <w:tcBorders>
              <w:top w:val="nil"/>
              <w:left w:val="nil"/>
              <w:bottom w:val="nil"/>
              <w:right w:val="nil"/>
            </w:tcBorders>
            <w:shd w:val="clear" w:color="auto" w:fill="auto"/>
            <w:noWrap/>
            <w:vAlign w:val="bottom"/>
            <w:hideMark/>
          </w:tcPr>
          <w:p w14:paraId="09F72F48"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rchyro</w:t>
            </w:r>
            <w:proofErr w:type="spellEnd"/>
            <w:r w:rsidRPr="006A7023">
              <w:rPr>
                <w:rFonts w:ascii="Times New Roman" w:hAnsi="Times New Roman" w:cs="Times New Roman"/>
                <w:color w:val="auto"/>
              </w:rPr>
              <w:t>(48</w:t>
            </w:r>
            <w:r w:rsidRPr="006A7023">
              <w:rPr>
                <w:rFonts w:ascii="Times New Roman" w:hAnsi="Times New Roman" w:cs="Times New Roman"/>
              </w:rPr>
              <w:t>, river)</w:t>
            </w:r>
          </w:p>
        </w:tc>
        <w:tc>
          <w:tcPr>
            <w:tcW w:w="7860" w:type="dxa"/>
            <w:tcBorders>
              <w:top w:val="nil"/>
              <w:left w:val="nil"/>
              <w:bottom w:val="nil"/>
              <w:right w:val="nil"/>
            </w:tcBorders>
            <w:shd w:val="clear" w:color="auto" w:fill="auto"/>
            <w:noWrap/>
            <w:vAlign w:val="center"/>
            <w:hideMark/>
          </w:tcPr>
          <w:p w14:paraId="6ADDA0F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resuspended from bed sediment to reach during year</w:t>
            </w:r>
          </w:p>
        </w:tc>
      </w:tr>
      <w:tr w:rsidR="00311A95" w:rsidRPr="006A7023" w14:paraId="3E9FF766" w14:textId="77777777" w:rsidTr="00FB4DBD">
        <w:trPr>
          <w:trHeight w:val="290"/>
        </w:trPr>
        <w:tc>
          <w:tcPr>
            <w:tcW w:w="2300" w:type="dxa"/>
            <w:tcBorders>
              <w:top w:val="nil"/>
              <w:left w:val="nil"/>
              <w:bottom w:val="nil"/>
              <w:right w:val="nil"/>
            </w:tcBorders>
            <w:shd w:val="clear" w:color="auto" w:fill="auto"/>
            <w:noWrap/>
            <w:vAlign w:val="bottom"/>
            <w:hideMark/>
          </w:tcPr>
          <w:p w14:paraId="4C66E23C"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rchyro</w:t>
            </w:r>
            <w:proofErr w:type="spellEnd"/>
            <w:r w:rsidRPr="006A7023">
              <w:rPr>
                <w:rFonts w:ascii="Times New Roman" w:hAnsi="Times New Roman" w:cs="Times New Roman"/>
              </w:rPr>
              <w:t>(49, river)</w:t>
            </w:r>
          </w:p>
        </w:tc>
        <w:tc>
          <w:tcPr>
            <w:tcW w:w="7860" w:type="dxa"/>
            <w:tcBorders>
              <w:top w:val="nil"/>
              <w:left w:val="nil"/>
              <w:bottom w:val="nil"/>
              <w:right w:val="nil"/>
            </w:tcBorders>
            <w:shd w:val="clear" w:color="auto" w:fill="auto"/>
            <w:noWrap/>
            <w:vAlign w:val="center"/>
            <w:hideMark/>
          </w:tcPr>
          <w:p w14:paraId="2201EAF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settling out of reach to bed sediment during year</w:t>
            </w:r>
          </w:p>
        </w:tc>
      </w:tr>
      <w:tr w:rsidR="00311A95" w:rsidRPr="006A7023" w14:paraId="2C1849EF" w14:textId="77777777" w:rsidTr="00FB4DBD">
        <w:trPr>
          <w:trHeight w:val="290"/>
        </w:trPr>
        <w:tc>
          <w:tcPr>
            <w:tcW w:w="2300" w:type="dxa"/>
            <w:tcBorders>
              <w:top w:val="nil"/>
              <w:left w:val="nil"/>
              <w:bottom w:val="nil"/>
              <w:right w:val="nil"/>
            </w:tcBorders>
            <w:shd w:val="clear" w:color="auto" w:fill="auto"/>
            <w:noWrap/>
            <w:vAlign w:val="bottom"/>
            <w:hideMark/>
          </w:tcPr>
          <w:p w14:paraId="19E2CC9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(42, river)</w:t>
            </w:r>
          </w:p>
        </w:tc>
        <w:tc>
          <w:tcPr>
            <w:tcW w:w="7860" w:type="dxa"/>
            <w:tcBorders>
              <w:top w:val="nil"/>
              <w:left w:val="nil"/>
              <w:bottom w:val="nil"/>
              <w:right w:val="nil"/>
            </w:tcBorders>
            <w:shd w:val="clear" w:color="auto" w:fill="auto"/>
            <w:noWrap/>
            <w:vAlign w:val="center"/>
            <w:hideMark/>
          </w:tcPr>
          <w:p w14:paraId="2CCF69B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entering reservoir during month</w:t>
            </w:r>
          </w:p>
        </w:tc>
      </w:tr>
      <w:tr w:rsidR="00311A95" w:rsidRPr="006A7023" w14:paraId="11B72EA0" w14:textId="77777777" w:rsidTr="00FB4DBD">
        <w:trPr>
          <w:trHeight w:val="290"/>
        </w:trPr>
        <w:tc>
          <w:tcPr>
            <w:tcW w:w="2300" w:type="dxa"/>
            <w:tcBorders>
              <w:top w:val="nil"/>
              <w:left w:val="nil"/>
              <w:bottom w:val="nil"/>
              <w:right w:val="nil"/>
            </w:tcBorders>
            <w:shd w:val="clear" w:color="auto" w:fill="auto"/>
            <w:noWrap/>
            <w:vAlign w:val="bottom"/>
            <w:hideMark/>
          </w:tcPr>
          <w:p w14:paraId="3AD91A3C"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(43, river)</w:t>
            </w:r>
          </w:p>
        </w:tc>
        <w:tc>
          <w:tcPr>
            <w:tcW w:w="7860" w:type="dxa"/>
            <w:tcBorders>
              <w:top w:val="nil"/>
              <w:left w:val="nil"/>
              <w:bottom w:val="nil"/>
              <w:right w:val="nil"/>
            </w:tcBorders>
            <w:shd w:val="clear" w:color="auto" w:fill="auto"/>
            <w:noWrap/>
            <w:vAlign w:val="center"/>
            <w:hideMark/>
          </w:tcPr>
          <w:p w14:paraId="35D0436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moving from water to sediment through settling during month</w:t>
            </w:r>
          </w:p>
        </w:tc>
      </w:tr>
      <w:tr w:rsidR="00311A95" w:rsidRPr="006A7023" w14:paraId="04BB2E26" w14:textId="77777777" w:rsidTr="00FB4DBD">
        <w:trPr>
          <w:trHeight w:val="290"/>
        </w:trPr>
        <w:tc>
          <w:tcPr>
            <w:tcW w:w="2300" w:type="dxa"/>
            <w:tcBorders>
              <w:top w:val="nil"/>
              <w:left w:val="nil"/>
              <w:bottom w:val="nil"/>
              <w:right w:val="nil"/>
            </w:tcBorders>
            <w:shd w:val="clear" w:color="auto" w:fill="auto"/>
            <w:noWrap/>
            <w:vAlign w:val="bottom"/>
            <w:hideMark/>
          </w:tcPr>
          <w:p w14:paraId="3B845FEE"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(44, river)</w:t>
            </w:r>
          </w:p>
        </w:tc>
        <w:tc>
          <w:tcPr>
            <w:tcW w:w="7860" w:type="dxa"/>
            <w:tcBorders>
              <w:top w:val="nil"/>
              <w:left w:val="nil"/>
              <w:bottom w:val="nil"/>
              <w:right w:val="nil"/>
            </w:tcBorders>
            <w:shd w:val="clear" w:color="auto" w:fill="auto"/>
            <w:noWrap/>
            <w:vAlign w:val="center"/>
            <w:hideMark/>
          </w:tcPr>
          <w:p w14:paraId="606102F4"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moving from sediment to water through resuspension during month</w:t>
            </w:r>
          </w:p>
        </w:tc>
      </w:tr>
      <w:tr w:rsidR="00311A95" w:rsidRPr="006A7023" w14:paraId="212A7429" w14:textId="77777777" w:rsidTr="00FB4DBD">
        <w:trPr>
          <w:trHeight w:val="290"/>
        </w:trPr>
        <w:tc>
          <w:tcPr>
            <w:tcW w:w="2300" w:type="dxa"/>
            <w:tcBorders>
              <w:top w:val="nil"/>
              <w:left w:val="nil"/>
              <w:bottom w:val="nil"/>
              <w:right w:val="nil"/>
            </w:tcBorders>
            <w:shd w:val="clear" w:color="auto" w:fill="auto"/>
            <w:noWrap/>
            <w:vAlign w:val="bottom"/>
            <w:hideMark/>
          </w:tcPr>
          <w:p w14:paraId="1BE623AD"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(45, river)</w:t>
            </w:r>
          </w:p>
        </w:tc>
        <w:tc>
          <w:tcPr>
            <w:tcW w:w="7860" w:type="dxa"/>
            <w:tcBorders>
              <w:top w:val="nil"/>
              <w:left w:val="nil"/>
              <w:bottom w:val="nil"/>
              <w:right w:val="nil"/>
            </w:tcBorders>
            <w:shd w:val="clear" w:color="auto" w:fill="auto"/>
            <w:noWrap/>
            <w:vAlign w:val="center"/>
            <w:hideMark/>
          </w:tcPr>
          <w:p w14:paraId="66F35C5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moving from water to sediment through diffusion during month</w:t>
            </w:r>
          </w:p>
        </w:tc>
      </w:tr>
      <w:tr w:rsidR="00311A95" w:rsidRPr="006A7023" w14:paraId="2D195C42" w14:textId="77777777" w:rsidTr="00FB4DBD">
        <w:trPr>
          <w:trHeight w:val="290"/>
        </w:trPr>
        <w:tc>
          <w:tcPr>
            <w:tcW w:w="2300" w:type="dxa"/>
            <w:tcBorders>
              <w:top w:val="nil"/>
              <w:left w:val="nil"/>
              <w:bottom w:val="nil"/>
              <w:right w:val="nil"/>
            </w:tcBorders>
            <w:shd w:val="clear" w:color="auto" w:fill="auto"/>
            <w:noWrap/>
            <w:vAlign w:val="bottom"/>
            <w:hideMark/>
          </w:tcPr>
          <w:p w14:paraId="74B71AB7"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(46, river)</w:t>
            </w:r>
          </w:p>
        </w:tc>
        <w:tc>
          <w:tcPr>
            <w:tcW w:w="7860" w:type="dxa"/>
            <w:tcBorders>
              <w:top w:val="nil"/>
              <w:left w:val="nil"/>
              <w:bottom w:val="nil"/>
              <w:right w:val="nil"/>
            </w:tcBorders>
            <w:shd w:val="clear" w:color="auto" w:fill="auto"/>
            <w:noWrap/>
            <w:vAlign w:val="center"/>
            <w:hideMark/>
          </w:tcPr>
          <w:p w14:paraId="2F88C5C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lost from reservoir sediment layer through burial during month</w:t>
            </w:r>
          </w:p>
        </w:tc>
      </w:tr>
      <w:tr w:rsidR="00311A95" w:rsidRPr="006A7023" w14:paraId="00BF8645" w14:textId="77777777" w:rsidTr="00FB4DBD">
        <w:trPr>
          <w:trHeight w:val="290"/>
        </w:trPr>
        <w:tc>
          <w:tcPr>
            <w:tcW w:w="2300" w:type="dxa"/>
            <w:tcBorders>
              <w:top w:val="nil"/>
              <w:left w:val="nil"/>
              <w:bottom w:val="nil"/>
              <w:right w:val="nil"/>
            </w:tcBorders>
            <w:shd w:val="clear" w:color="auto" w:fill="auto"/>
            <w:noWrap/>
            <w:vAlign w:val="bottom"/>
            <w:hideMark/>
          </w:tcPr>
          <w:p w14:paraId="40F52372"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(47, river)</w:t>
            </w:r>
          </w:p>
        </w:tc>
        <w:tc>
          <w:tcPr>
            <w:tcW w:w="7860" w:type="dxa"/>
            <w:tcBorders>
              <w:top w:val="nil"/>
              <w:left w:val="nil"/>
              <w:bottom w:val="nil"/>
              <w:right w:val="nil"/>
            </w:tcBorders>
            <w:shd w:val="clear" w:color="auto" w:fill="auto"/>
            <w:noWrap/>
            <w:vAlign w:val="center"/>
            <w:hideMark/>
          </w:tcPr>
          <w:p w14:paraId="175DB39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transported out of reservoir during month</w:t>
            </w:r>
          </w:p>
        </w:tc>
      </w:tr>
      <w:tr w:rsidR="00311A95" w:rsidRPr="006A7023" w14:paraId="7E22FBE8" w14:textId="77777777" w:rsidTr="00FB4DBD">
        <w:trPr>
          <w:trHeight w:val="290"/>
        </w:trPr>
        <w:tc>
          <w:tcPr>
            <w:tcW w:w="2300" w:type="dxa"/>
            <w:tcBorders>
              <w:top w:val="nil"/>
              <w:left w:val="nil"/>
              <w:bottom w:val="nil"/>
              <w:right w:val="nil"/>
            </w:tcBorders>
            <w:shd w:val="clear" w:color="auto" w:fill="auto"/>
            <w:noWrap/>
            <w:vAlign w:val="bottom"/>
            <w:hideMark/>
          </w:tcPr>
          <w:p w14:paraId="4E8EB372"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(48, river)</w:t>
            </w:r>
          </w:p>
        </w:tc>
        <w:tc>
          <w:tcPr>
            <w:tcW w:w="7860" w:type="dxa"/>
            <w:tcBorders>
              <w:top w:val="nil"/>
              <w:left w:val="nil"/>
              <w:bottom w:val="nil"/>
              <w:right w:val="nil"/>
            </w:tcBorders>
            <w:shd w:val="clear" w:color="auto" w:fill="auto"/>
            <w:noWrap/>
            <w:vAlign w:val="center"/>
            <w:hideMark/>
          </w:tcPr>
          <w:p w14:paraId="538706F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reservoir water during month</w:t>
            </w:r>
          </w:p>
        </w:tc>
      </w:tr>
      <w:tr w:rsidR="00311A95" w:rsidRPr="006A7023" w14:paraId="5DF1EAF1" w14:textId="77777777" w:rsidTr="00FB4DBD">
        <w:trPr>
          <w:trHeight w:val="290"/>
        </w:trPr>
        <w:tc>
          <w:tcPr>
            <w:tcW w:w="2300" w:type="dxa"/>
            <w:tcBorders>
              <w:top w:val="nil"/>
              <w:left w:val="nil"/>
              <w:bottom w:val="nil"/>
              <w:right w:val="nil"/>
            </w:tcBorders>
            <w:shd w:val="clear" w:color="auto" w:fill="auto"/>
            <w:noWrap/>
            <w:vAlign w:val="bottom"/>
            <w:hideMark/>
          </w:tcPr>
          <w:p w14:paraId="1F26ECBE"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resoutm</w:t>
            </w:r>
            <w:proofErr w:type="spellEnd"/>
            <w:r w:rsidRPr="006A7023">
              <w:rPr>
                <w:rFonts w:ascii="Times New Roman" w:hAnsi="Times New Roman" w:cs="Times New Roman"/>
              </w:rPr>
              <w:t>(49, river)</w:t>
            </w:r>
          </w:p>
        </w:tc>
        <w:tc>
          <w:tcPr>
            <w:tcW w:w="7860" w:type="dxa"/>
            <w:tcBorders>
              <w:top w:val="nil"/>
              <w:left w:val="nil"/>
              <w:bottom w:val="nil"/>
              <w:right w:val="nil"/>
            </w:tcBorders>
            <w:shd w:val="clear" w:color="auto" w:fill="auto"/>
            <w:noWrap/>
            <w:vAlign w:val="center"/>
            <w:hideMark/>
          </w:tcPr>
          <w:p w14:paraId="3354F96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concentration in reservoir sediment layer during month</w:t>
            </w:r>
          </w:p>
        </w:tc>
      </w:tr>
      <w:tr w:rsidR="00311A95" w:rsidRPr="006A7023" w14:paraId="5C2FC097" w14:textId="77777777" w:rsidTr="00FB4DBD">
        <w:trPr>
          <w:trHeight w:val="290"/>
        </w:trPr>
        <w:tc>
          <w:tcPr>
            <w:tcW w:w="2300" w:type="dxa"/>
            <w:tcBorders>
              <w:top w:val="nil"/>
              <w:left w:val="nil"/>
              <w:bottom w:val="nil"/>
              <w:right w:val="nil"/>
            </w:tcBorders>
            <w:shd w:val="clear" w:color="auto" w:fill="auto"/>
            <w:noWrap/>
            <w:vAlign w:val="bottom"/>
            <w:hideMark/>
          </w:tcPr>
          <w:p w14:paraId="24CF14AA"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respfasi</w:t>
            </w:r>
            <w:proofErr w:type="spellEnd"/>
          </w:p>
        </w:tc>
        <w:tc>
          <w:tcPr>
            <w:tcW w:w="7860" w:type="dxa"/>
            <w:tcBorders>
              <w:top w:val="nil"/>
              <w:left w:val="nil"/>
              <w:bottom w:val="nil"/>
              <w:right w:val="nil"/>
            </w:tcBorders>
            <w:shd w:val="clear" w:color="auto" w:fill="auto"/>
            <w:noWrap/>
            <w:vAlign w:val="center"/>
            <w:hideMark/>
          </w:tcPr>
          <w:p w14:paraId="375893ED"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entering reservoir on day</w:t>
            </w:r>
          </w:p>
        </w:tc>
      </w:tr>
      <w:tr w:rsidR="00311A95" w:rsidRPr="006A7023" w14:paraId="477D6887" w14:textId="77777777" w:rsidTr="00FB4DBD">
        <w:trPr>
          <w:trHeight w:val="290"/>
        </w:trPr>
        <w:tc>
          <w:tcPr>
            <w:tcW w:w="2300" w:type="dxa"/>
            <w:tcBorders>
              <w:top w:val="nil"/>
              <w:left w:val="nil"/>
              <w:bottom w:val="nil"/>
              <w:right w:val="nil"/>
            </w:tcBorders>
            <w:shd w:val="clear" w:color="auto" w:fill="auto"/>
            <w:noWrap/>
            <w:vAlign w:val="bottom"/>
            <w:hideMark/>
          </w:tcPr>
          <w:p w14:paraId="2EFC445D"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resuspfas</w:t>
            </w:r>
            <w:proofErr w:type="spellEnd"/>
          </w:p>
        </w:tc>
        <w:tc>
          <w:tcPr>
            <w:tcW w:w="7860" w:type="dxa"/>
            <w:tcBorders>
              <w:top w:val="nil"/>
              <w:left w:val="nil"/>
              <w:bottom w:val="nil"/>
              <w:right w:val="nil"/>
            </w:tcBorders>
            <w:shd w:val="clear" w:color="auto" w:fill="auto"/>
            <w:noWrap/>
            <w:vAlign w:val="center"/>
            <w:hideMark/>
          </w:tcPr>
          <w:p w14:paraId="1ED75FA8"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moving from sediment to lake water due to resuspension</w:t>
            </w:r>
          </w:p>
        </w:tc>
      </w:tr>
      <w:tr w:rsidR="00311A95" w:rsidRPr="006A7023" w14:paraId="2A7CBABA" w14:textId="77777777" w:rsidTr="00FB4DBD">
        <w:trPr>
          <w:trHeight w:val="290"/>
        </w:trPr>
        <w:tc>
          <w:tcPr>
            <w:tcW w:w="2300" w:type="dxa"/>
            <w:tcBorders>
              <w:top w:val="nil"/>
              <w:left w:val="nil"/>
              <w:bottom w:val="nil"/>
              <w:right w:val="nil"/>
            </w:tcBorders>
            <w:shd w:val="clear" w:color="auto" w:fill="auto"/>
            <w:noWrap/>
            <w:vAlign w:val="bottom"/>
            <w:hideMark/>
          </w:tcPr>
          <w:p w14:paraId="311FDB3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sedpfas</w:t>
            </w:r>
            <w:proofErr w:type="spellEnd"/>
          </w:p>
        </w:tc>
        <w:tc>
          <w:tcPr>
            <w:tcW w:w="7860" w:type="dxa"/>
            <w:tcBorders>
              <w:top w:val="nil"/>
              <w:left w:val="nil"/>
              <w:bottom w:val="nil"/>
              <w:right w:val="nil"/>
            </w:tcBorders>
            <w:shd w:val="clear" w:color="auto" w:fill="auto"/>
            <w:noWrap/>
            <w:vAlign w:val="center"/>
            <w:hideMark/>
          </w:tcPr>
          <w:p w14:paraId="2E2A5E9F"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in riverbed sediment</w:t>
            </w:r>
          </w:p>
        </w:tc>
      </w:tr>
      <w:tr w:rsidR="00311A95" w:rsidRPr="006A7023" w14:paraId="08E3AA4B" w14:textId="77777777" w:rsidTr="00FB4DBD">
        <w:trPr>
          <w:trHeight w:val="290"/>
        </w:trPr>
        <w:tc>
          <w:tcPr>
            <w:tcW w:w="2300" w:type="dxa"/>
            <w:tcBorders>
              <w:top w:val="nil"/>
              <w:left w:val="nil"/>
              <w:bottom w:val="nil"/>
              <w:right w:val="nil"/>
            </w:tcBorders>
            <w:shd w:val="clear" w:color="auto" w:fill="auto"/>
            <w:noWrap/>
            <w:vAlign w:val="bottom"/>
            <w:hideMark/>
          </w:tcPr>
          <w:p w14:paraId="0E14378F"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sedpfas_act</w:t>
            </w:r>
            <w:proofErr w:type="spellEnd"/>
          </w:p>
        </w:tc>
        <w:tc>
          <w:tcPr>
            <w:tcW w:w="7860" w:type="dxa"/>
            <w:tcBorders>
              <w:top w:val="nil"/>
              <w:left w:val="nil"/>
              <w:bottom w:val="nil"/>
              <w:right w:val="nil"/>
            </w:tcBorders>
            <w:shd w:val="clear" w:color="auto" w:fill="auto"/>
            <w:noWrap/>
            <w:vAlign w:val="center"/>
            <w:hideMark/>
          </w:tcPr>
          <w:p w14:paraId="38A40F17"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depth of active sediment layer in reach for PFAS accumulation</w:t>
            </w:r>
          </w:p>
        </w:tc>
      </w:tr>
      <w:tr w:rsidR="00311A95" w:rsidRPr="006A7023" w14:paraId="46099F01" w14:textId="77777777" w:rsidTr="00FB4DBD">
        <w:trPr>
          <w:trHeight w:val="290"/>
        </w:trPr>
        <w:tc>
          <w:tcPr>
            <w:tcW w:w="2300" w:type="dxa"/>
            <w:tcBorders>
              <w:top w:val="nil"/>
              <w:left w:val="nil"/>
              <w:bottom w:val="nil"/>
              <w:right w:val="nil"/>
            </w:tcBorders>
            <w:shd w:val="clear" w:color="auto" w:fill="auto"/>
            <w:noWrap/>
            <w:vAlign w:val="bottom"/>
            <w:hideMark/>
          </w:tcPr>
          <w:p w14:paraId="2108B6EC" w14:textId="77777777" w:rsidR="00311A95" w:rsidRPr="006A7023" w:rsidRDefault="00311A95" w:rsidP="00FB4DBD">
            <w:pPr>
              <w:pStyle w:val="TableParagraph"/>
              <w:spacing w:line="360" w:lineRule="auto"/>
              <w:jc w:val="both"/>
              <w:rPr>
                <w:rFonts w:ascii="Times New Roman" w:hAnsi="Times New Roman" w:cs="Times New Roman"/>
                <w:color w:val="auto"/>
              </w:rPr>
            </w:pPr>
            <w:proofErr w:type="spellStart"/>
            <w:r w:rsidRPr="006A7023">
              <w:rPr>
                <w:rFonts w:ascii="Times New Roman" w:hAnsi="Times New Roman" w:cs="Times New Roman"/>
                <w:color w:val="auto"/>
              </w:rPr>
              <w:t>sedpfas_conc</w:t>
            </w:r>
            <w:proofErr w:type="spellEnd"/>
          </w:p>
        </w:tc>
        <w:tc>
          <w:tcPr>
            <w:tcW w:w="7860" w:type="dxa"/>
            <w:tcBorders>
              <w:top w:val="nil"/>
              <w:left w:val="nil"/>
              <w:bottom w:val="nil"/>
              <w:right w:val="nil"/>
            </w:tcBorders>
            <w:shd w:val="clear" w:color="auto" w:fill="auto"/>
            <w:noWrap/>
            <w:vAlign w:val="center"/>
            <w:hideMark/>
          </w:tcPr>
          <w:p w14:paraId="665E2DA2"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initial PFAS concentration in riverbed sediment</w:t>
            </w:r>
          </w:p>
        </w:tc>
      </w:tr>
      <w:tr w:rsidR="00311A95" w:rsidRPr="006A7023" w14:paraId="1EC5E91D" w14:textId="77777777" w:rsidTr="00FB4DBD">
        <w:trPr>
          <w:trHeight w:val="290"/>
        </w:trPr>
        <w:tc>
          <w:tcPr>
            <w:tcW w:w="2300" w:type="dxa"/>
            <w:tcBorders>
              <w:top w:val="nil"/>
              <w:left w:val="nil"/>
              <w:bottom w:val="nil"/>
              <w:right w:val="nil"/>
            </w:tcBorders>
            <w:shd w:val="clear" w:color="auto" w:fill="auto"/>
            <w:noWrap/>
            <w:vAlign w:val="bottom"/>
            <w:hideMark/>
          </w:tcPr>
          <w:p w14:paraId="7A25CC91"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sedpfasmass</w:t>
            </w:r>
            <w:proofErr w:type="spellEnd"/>
          </w:p>
        </w:tc>
        <w:tc>
          <w:tcPr>
            <w:tcW w:w="7860" w:type="dxa"/>
            <w:tcBorders>
              <w:top w:val="nil"/>
              <w:left w:val="nil"/>
              <w:bottom w:val="nil"/>
              <w:right w:val="nil"/>
            </w:tcBorders>
            <w:shd w:val="clear" w:color="auto" w:fill="auto"/>
            <w:noWrap/>
            <w:vAlign w:val="center"/>
            <w:hideMark/>
          </w:tcPr>
          <w:p w14:paraId="1725C366"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PFAS amount in riverbed sediment</w:t>
            </w:r>
          </w:p>
        </w:tc>
      </w:tr>
      <w:tr w:rsidR="00311A95" w:rsidRPr="006A7023" w14:paraId="6C3ED7A7" w14:textId="77777777" w:rsidTr="00FB4DBD">
        <w:trPr>
          <w:trHeight w:val="290"/>
        </w:trPr>
        <w:tc>
          <w:tcPr>
            <w:tcW w:w="2300" w:type="dxa"/>
            <w:tcBorders>
              <w:top w:val="nil"/>
              <w:left w:val="nil"/>
              <w:bottom w:val="nil"/>
              <w:right w:val="nil"/>
            </w:tcBorders>
            <w:shd w:val="clear" w:color="auto" w:fill="auto"/>
            <w:noWrap/>
            <w:vAlign w:val="bottom"/>
            <w:hideMark/>
          </w:tcPr>
          <w:p w14:paraId="298CB4D5"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6A7023">
              <w:rPr>
                <w:rFonts w:ascii="Times New Roman" w:hAnsi="Times New Roman" w:cs="Times New Roman"/>
              </w:rPr>
              <w:t>setlpfas</w:t>
            </w:r>
            <w:proofErr w:type="spellEnd"/>
          </w:p>
        </w:tc>
        <w:tc>
          <w:tcPr>
            <w:tcW w:w="7860" w:type="dxa"/>
            <w:tcBorders>
              <w:top w:val="nil"/>
              <w:left w:val="nil"/>
              <w:bottom w:val="nil"/>
              <w:right w:val="nil"/>
            </w:tcBorders>
            <w:shd w:val="clear" w:color="auto" w:fill="auto"/>
            <w:noWrap/>
            <w:vAlign w:val="center"/>
            <w:hideMark/>
          </w:tcPr>
          <w:p w14:paraId="16022B2B"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6A7023">
              <w:rPr>
                <w:rFonts w:ascii="Times New Roman" w:hAnsi="Times New Roman" w:cs="Times New Roman"/>
                <w:sz w:val="20"/>
                <w:szCs w:val="20"/>
              </w:rPr>
              <w:t>amount of PFAS moving from water to sediment due to settling</w:t>
            </w:r>
          </w:p>
        </w:tc>
      </w:tr>
      <w:tr w:rsidR="00311A95" w:rsidRPr="006A7023" w14:paraId="26063CE2" w14:textId="77777777" w:rsidTr="00FB4DBD">
        <w:trPr>
          <w:trHeight w:val="290"/>
        </w:trPr>
        <w:tc>
          <w:tcPr>
            <w:tcW w:w="2300" w:type="dxa"/>
            <w:tcBorders>
              <w:top w:val="nil"/>
              <w:left w:val="nil"/>
              <w:bottom w:val="nil"/>
              <w:right w:val="nil"/>
            </w:tcBorders>
            <w:shd w:val="clear" w:color="auto" w:fill="auto"/>
            <w:noWrap/>
            <w:vAlign w:val="bottom"/>
          </w:tcPr>
          <w:p w14:paraId="41E40300" w14:textId="77777777" w:rsidR="00311A95" w:rsidRPr="006A7023" w:rsidRDefault="00311A95" w:rsidP="00FB4DBD">
            <w:pPr>
              <w:pStyle w:val="TableParagraph"/>
              <w:spacing w:line="360" w:lineRule="auto"/>
              <w:jc w:val="both"/>
              <w:rPr>
                <w:rFonts w:ascii="Times New Roman" w:hAnsi="Times New Roman" w:cs="Times New Roman"/>
              </w:rPr>
            </w:pPr>
            <w:proofErr w:type="spellStart"/>
            <w:r w:rsidRPr="00C42455">
              <w:rPr>
                <w:rFonts w:ascii="Times New Roman" w:hAnsi="Times New Roman" w:cs="Times New Roman"/>
              </w:rPr>
              <w:t>pfas_mw</w:t>
            </w:r>
            <w:proofErr w:type="spellEnd"/>
          </w:p>
        </w:tc>
        <w:tc>
          <w:tcPr>
            <w:tcW w:w="7860" w:type="dxa"/>
            <w:tcBorders>
              <w:top w:val="nil"/>
              <w:left w:val="nil"/>
              <w:bottom w:val="nil"/>
              <w:right w:val="nil"/>
            </w:tcBorders>
            <w:shd w:val="clear" w:color="auto" w:fill="auto"/>
            <w:noWrap/>
            <w:vAlign w:val="center"/>
          </w:tcPr>
          <w:p w14:paraId="6353EF0A" w14:textId="77777777" w:rsidR="00311A95" w:rsidRPr="006A7023" w:rsidRDefault="00311A95" w:rsidP="00FB4DBD">
            <w:pPr>
              <w:pStyle w:val="TableParagraph"/>
              <w:spacing w:line="360" w:lineRule="auto"/>
              <w:jc w:val="both"/>
              <w:rPr>
                <w:rFonts w:ascii="Times New Roman" w:hAnsi="Times New Roman" w:cs="Times New Roman"/>
                <w:sz w:val="20"/>
                <w:szCs w:val="20"/>
              </w:rPr>
            </w:pPr>
            <w:r w:rsidRPr="00D243F2">
              <w:rPr>
                <w:rFonts w:ascii="Times New Roman" w:hAnsi="Times New Roman" w:cs="Times New Roman"/>
                <w:sz w:val="20"/>
                <w:szCs w:val="20"/>
              </w:rPr>
              <w:t>PFAS molecular weight</w:t>
            </w:r>
          </w:p>
        </w:tc>
      </w:tr>
      <w:tr w:rsidR="00311A95" w:rsidRPr="006A7023" w14:paraId="0D0E3E5F" w14:textId="77777777" w:rsidTr="00FB4DBD">
        <w:trPr>
          <w:trHeight w:val="290"/>
        </w:trPr>
        <w:tc>
          <w:tcPr>
            <w:tcW w:w="2300" w:type="dxa"/>
            <w:tcBorders>
              <w:top w:val="nil"/>
              <w:left w:val="nil"/>
              <w:bottom w:val="nil"/>
              <w:right w:val="nil"/>
            </w:tcBorders>
            <w:shd w:val="clear" w:color="auto" w:fill="auto"/>
            <w:noWrap/>
            <w:vAlign w:val="bottom"/>
          </w:tcPr>
          <w:p w14:paraId="585A734E" w14:textId="77777777" w:rsidR="00311A95" w:rsidRPr="00C42455" w:rsidRDefault="00311A95" w:rsidP="00FB4DBD">
            <w:pPr>
              <w:pStyle w:val="TableParagraph"/>
              <w:spacing w:line="360" w:lineRule="auto"/>
              <w:jc w:val="both"/>
              <w:rPr>
                <w:rFonts w:ascii="Times New Roman" w:hAnsi="Times New Roman" w:cs="Times New Roman"/>
              </w:rPr>
            </w:pPr>
            <w:proofErr w:type="spellStart"/>
            <w:r w:rsidRPr="004A386F">
              <w:rPr>
                <w:rFonts w:ascii="Times New Roman" w:hAnsi="Times New Roman" w:cs="Times New Roman"/>
              </w:rPr>
              <w:t>pfas_kl</w:t>
            </w:r>
            <w:proofErr w:type="spellEnd"/>
          </w:p>
        </w:tc>
        <w:tc>
          <w:tcPr>
            <w:tcW w:w="7860" w:type="dxa"/>
            <w:tcBorders>
              <w:top w:val="nil"/>
              <w:left w:val="nil"/>
              <w:bottom w:val="nil"/>
              <w:right w:val="nil"/>
            </w:tcBorders>
            <w:shd w:val="clear" w:color="auto" w:fill="auto"/>
            <w:noWrap/>
            <w:vAlign w:val="center"/>
          </w:tcPr>
          <w:p w14:paraId="210662EF" w14:textId="77777777" w:rsidR="00311A95" w:rsidRPr="00D243F2" w:rsidRDefault="00311A95" w:rsidP="00FB4DBD">
            <w:pPr>
              <w:pStyle w:val="TableParagraph"/>
              <w:spacing w:line="360" w:lineRule="auto"/>
              <w:jc w:val="both"/>
              <w:rPr>
                <w:rFonts w:ascii="Times New Roman" w:hAnsi="Times New Roman" w:cs="Times New Roman"/>
                <w:sz w:val="20"/>
                <w:szCs w:val="20"/>
              </w:rPr>
            </w:pPr>
            <w:r w:rsidRPr="004A386F">
              <w:rPr>
                <w:rFonts w:ascii="Times New Roman" w:hAnsi="Times New Roman" w:cs="Times New Roman"/>
                <w:sz w:val="20"/>
                <w:szCs w:val="20"/>
              </w:rPr>
              <w:t>Concentration independent Langmuir coefficient</w:t>
            </w:r>
          </w:p>
        </w:tc>
      </w:tr>
      <w:tr w:rsidR="00311A95" w:rsidRPr="006A7023" w14:paraId="382D11F7" w14:textId="77777777" w:rsidTr="00FB4DBD">
        <w:trPr>
          <w:trHeight w:val="290"/>
        </w:trPr>
        <w:tc>
          <w:tcPr>
            <w:tcW w:w="2300" w:type="dxa"/>
            <w:tcBorders>
              <w:top w:val="nil"/>
              <w:left w:val="nil"/>
              <w:bottom w:val="nil"/>
              <w:right w:val="nil"/>
            </w:tcBorders>
            <w:shd w:val="clear" w:color="auto" w:fill="auto"/>
            <w:noWrap/>
            <w:vAlign w:val="bottom"/>
          </w:tcPr>
          <w:p w14:paraId="767B8A4A" w14:textId="77777777" w:rsidR="00311A95" w:rsidRPr="004A386F" w:rsidRDefault="00311A95" w:rsidP="00FB4DBD">
            <w:pPr>
              <w:pStyle w:val="TableParagraph"/>
              <w:spacing w:line="360" w:lineRule="auto"/>
              <w:jc w:val="both"/>
              <w:rPr>
                <w:rFonts w:ascii="Times New Roman" w:hAnsi="Times New Roman" w:cs="Times New Roman"/>
              </w:rPr>
            </w:pPr>
            <w:proofErr w:type="spellStart"/>
            <w:r w:rsidRPr="004A386F">
              <w:rPr>
                <w:rFonts w:ascii="Times New Roman" w:hAnsi="Times New Roman" w:cs="Times New Roman"/>
              </w:rPr>
              <w:t>pfas_N</w:t>
            </w:r>
            <w:proofErr w:type="spellEnd"/>
          </w:p>
        </w:tc>
        <w:tc>
          <w:tcPr>
            <w:tcW w:w="7860" w:type="dxa"/>
            <w:tcBorders>
              <w:top w:val="nil"/>
              <w:left w:val="nil"/>
              <w:bottom w:val="nil"/>
              <w:right w:val="nil"/>
            </w:tcBorders>
            <w:shd w:val="clear" w:color="auto" w:fill="auto"/>
            <w:noWrap/>
            <w:vAlign w:val="center"/>
          </w:tcPr>
          <w:p w14:paraId="7C753988" w14:textId="77777777" w:rsidR="00311A95" w:rsidRPr="004A386F" w:rsidRDefault="00311A95" w:rsidP="00FB4DBD">
            <w:pPr>
              <w:pStyle w:val="TableParagraph"/>
              <w:spacing w:line="360" w:lineRule="auto"/>
              <w:jc w:val="both"/>
              <w:rPr>
                <w:rFonts w:ascii="Times New Roman" w:hAnsi="Times New Roman" w:cs="Times New Roman"/>
                <w:sz w:val="20"/>
                <w:szCs w:val="20"/>
              </w:rPr>
            </w:pPr>
            <w:r w:rsidRPr="00452508">
              <w:rPr>
                <w:rFonts w:ascii="Times New Roman" w:hAnsi="Times New Roman" w:cs="Times New Roman"/>
                <w:sz w:val="20"/>
                <w:szCs w:val="20"/>
              </w:rPr>
              <w:t>the Freundlich exponent</w:t>
            </w:r>
            <w:r>
              <w:rPr>
                <w:rFonts w:ascii="Times New Roman" w:hAnsi="Times New Roman" w:cs="Times New Roman"/>
                <w:sz w:val="20"/>
                <w:szCs w:val="20"/>
              </w:rPr>
              <w:t xml:space="preserve"> n</w:t>
            </w:r>
          </w:p>
        </w:tc>
      </w:tr>
      <w:tr w:rsidR="00311A95" w:rsidRPr="006A7023" w14:paraId="3D1789F7" w14:textId="77777777" w:rsidTr="00FB4DBD">
        <w:trPr>
          <w:trHeight w:val="290"/>
        </w:trPr>
        <w:tc>
          <w:tcPr>
            <w:tcW w:w="2300" w:type="dxa"/>
            <w:tcBorders>
              <w:top w:val="nil"/>
              <w:left w:val="nil"/>
              <w:bottom w:val="nil"/>
              <w:right w:val="nil"/>
            </w:tcBorders>
            <w:shd w:val="clear" w:color="auto" w:fill="auto"/>
            <w:noWrap/>
            <w:vAlign w:val="bottom"/>
          </w:tcPr>
          <w:p w14:paraId="3416F870" w14:textId="77777777" w:rsidR="00311A95" w:rsidRPr="004A386F" w:rsidRDefault="00311A95" w:rsidP="00FB4DBD">
            <w:pPr>
              <w:pStyle w:val="TableParagraph"/>
              <w:spacing w:line="360" w:lineRule="auto"/>
              <w:jc w:val="both"/>
              <w:rPr>
                <w:rFonts w:ascii="Times New Roman" w:hAnsi="Times New Roman" w:cs="Times New Roman"/>
              </w:rPr>
            </w:pPr>
            <w:proofErr w:type="spellStart"/>
            <w:r w:rsidRPr="00452508">
              <w:rPr>
                <w:rFonts w:ascii="Times New Roman" w:hAnsi="Times New Roman" w:cs="Times New Roman"/>
              </w:rPr>
              <w:t>pfas_kf</w:t>
            </w:r>
            <w:proofErr w:type="spellEnd"/>
          </w:p>
        </w:tc>
        <w:tc>
          <w:tcPr>
            <w:tcW w:w="7860" w:type="dxa"/>
            <w:tcBorders>
              <w:top w:val="nil"/>
              <w:left w:val="nil"/>
              <w:bottom w:val="nil"/>
              <w:right w:val="nil"/>
            </w:tcBorders>
            <w:shd w:val="clear" w:color="auto" w:fill="auto"/>
            <w:noWrap/>
            <w:vAlign w:val="center"/>
          </w:tcPr>
          <w:p w14:paraId="7045B401" w14:textId="77777777" w:rsidR="00311A95" w:rsidRPr="00452508" w:rsidRDefault="00311A95" w:rsidP="00FB4DBD">
            <w:pPr>
              <w:pStyle w:val="TableParagraph"/>
              <w:spacing w:line="360" w:lineRule="auto"/>
              <w:jc w:val="both"/>
              <w:rPr>
                <w:rFonts w:ascii="Times New Roman" w:hAnsi="Times New Roman" w:cs="Times New Roman"/>
                <w:sz w:val="20"/>
                <w:szCs w:val="20"/>
              </w:rPr>
            </w:pPr>
            <w:r w:rsidRPr="00452508">
              <w:rPr>
                <w:rFonts w:ascii="Times New Roman" w:hAnsi="Times New Roman" w:cs="Times New Roman"/>
                <w:sz w:val="20"/>
                <w:szCs w:val="20"/>
              </w:rPr>
              <w:t xml:space="preserve">Freundlich </w:t>
            </w:r>
            <w:r w:rsidRPr="00A40956">
              <w:rPr>
                <w:rFonts w:ascii="Times New Roman" w:hAnsi="Times New Roman" w:cs="Times New Roman"/>
                <w:sz w:val="20"/>
                <w:szCs w:val="20"/>
              </w:rPr>
              <w:t>PFAS sorption coefficient</w:t>
            </w:r>
          </w:p>
        </w:tc>
      </w:tr>
      <w:tr w:rsidR="00311A95" w:rsidRPr="006A7023" w14:paraId="414B20B3" w14:textId="77777777" w:rsidTr="00FB4DBD">
        <w:trPr>
          <w:trHeight w:val="290"/>
        </w:trPr>
        <w:tc>
          <w:tcPr>
            <w:tcW w:w="2300" w:type="dxa"/>
            <w:tcBorders>
              <w:top w:val="nil"/>
              <w:left w:val="nil"/>
              <w:bottom w:val="nil"/>
              <w:right w:val="nil"/>
            </w:tcBorders>
            <w:shd w:val="clear" w:color="auto" w:fill="auto"/>
            <w:noWrap/>
            <w:vAlign w:val="bottom"/>
          </w:tcPr>
          <w:p w14:paraId="4B14AF75" w14:textId="77777777" w:rsidR="00311A95" w:rsidRPr="00452508" w:rsidRDefault="00311A95" w:rsidP="00FB4DBD">
            <w:pPr>
              <w:pStyle w:val="TableParagraph"/>
              <w:spacing w:line="360" w:lineRule="auto"/>
              <w:jc w:val="both"/>
              <w:rPr>
                <w:rFonts w:ascii="Times New Roman" w:hAnsi="Times New Roman" w:cs="Times New Roman"/>
              </w:rPr>
            </w:pPr>
            <w:proofErr w:type="spellStart"/>
            <w:r w:rsidRPr="00AE1582">
              <w:rPr>
                <w:rFonts w:ascii="Times New Roman" w:hAnsi="Times New Roman" w:cs="Times New Roman"/>
              </w:rPr>
              <w:t>pfas_sol</w:t>
            </w:r>
            <w:proofErr w:type="spellEnd"/>
          </w:p>
        </w:tc>
        <w:tc>
          <w:tcPr>
            <w:tcW w:w="7860" w:type="dxa"/>
            <w:tcBorders>
              <w:top w:val="nil"/>
              <w:left w:val="nil"/>
              <w:bottom w:val="nil"/>
              <w:right w:val="nil"/>
            </w:tcBorders>
            <w:shd w:val="clear" w:color="auto" w:fill="auto"/>
            <w:noWrap/>
            <w:vAlign w:val="center"/>
          </w:tcPr>
          <w:p w14:paraId="739BF677" w14:textId="77777777" w:rsidR="00311A95" w:rsidRPr="00452508" w:rsidRDefault="00311A95" w:rsidP="00FB4DBD">
            <w:pPr>
              <w:pStyle w:val="TableParagraph"/>
              <w:spacing w:line="360" w:lineRule="auto"/>
              <w:jc w:val="both"/>
              <w:rPr>
                <w:rFonts w:ascii="Times New Roman" w:hAnsi="Times New Roman" w:cs="Times New Roman"/>
                <w:sz w:val="20"/>
                <w:szCs w:val="20"/>
              </w:rPr>
            </w:pPr>
            <w:r w:rsidRPr="00AE1582">
              <w:rPr>
                <w:rFonts w:ascii="Times New Roman" w:hAnsi="Times New Roman" w:cs="Times New Roman"/>
                <w:sz w:val="20"/>
                <w:szCs w:val="20"/>
              </w:rPr>
              <w:t>PFAS maximum solubility</w:t>
            </w:r>
          </w:p>
        </w:tc>
      </w:tr>
      <w:tr w:rsidR="00311A95" w:rsidRPr="006A7023" w14:paraId="2B110BF8" w14:textId="77777777" w:rsidTr="00FB4DBD">
        <w:trPr>
          <w:trHeight w:val="290"/>
        </w:trPr>
        <w:tc>
          <w:tcPr>
            <w:tcW w:w="2300" w:type="dxa"/>
            <w:tcBorders>
              <w:top w:val="nil"/>
              <w:left w:val="nil"/>
              <w:bottom w:val="nil"/>
              <w:right w:val="nil"/>
            </w:tcBorders>
            <w:shd w:val="clear" w:color="auto" w:fill="auto"/>
            <w:noWrap/>
            <w:vAlign w:val="bottom"/>
          </w:tcPr>
          <w:p w14:paraId="7A325B66" w14:textId="77777777" w:rsidR="00311A95" w:rsidRPr="00AE1582" w:rsidRDefault="00311A95" w:rsidP="00FB4DBD">
            <w:pPr>
              <w:pStyle w:val="TableParagraph"/>
              <w:spacing w:line="360" w:lineRule="auto"/>
              <w:jc w:val="both"/>
              <w:rPr>
                <w:rFonts w:ascii="Times New Roman" w:hAnsi="Times New Roman" w:cs="Times New Roman"/>
              </w:rPr>
            </w:pPr>
            <w:proofErr w:type="spellStart"/>
            <w:r w:rsidRPr="00962542">
              <w:rPr>
                <w:rFonts w:ascii="Times New Roman" w:hAnsi="Times New Roman" w:cs="Times New Roman"/>
              </w:rPr>
              <w:t>sol_pfas</w:t>
            </w:r>
            <w:proofErr w:type="spellEnd"/>
          </w:p>
        </w:tc>
        <w:tc>
          <w:tcPr>
            <w:tcW w:w="7860" w:type="dxa"/>
            <w:tcBorders>
              <w:top w:val="nil"/>
              <w:left w:val="nil"/>
              <w:bottom w:val="nil"/>
              <w:right w:val="nil"/>
            </w:tcBorders>
            <w:shd w:val="clear" w:color="auto" w:fill="auto"/>
            <w:noWrap/>
            <w:vAlign w:val="center"/>
          </w:tcPr>
          <w:p w14:paraId="78E9593A" w14:textId="77777777" w:rsidR="00311A95" w:rsidRPr="00AE1582" w:rsidRDefault="00311A95" w:rsidP="00FB4DBD">
            <w:pPr>
              <w:pStyle w:val="TableParagraph"/>
              <w:spacing w:line="360" w:lineRule="auto"/>
              <w:jc w:val="both"/>
              <w:rPr>
                <w:rFonts w:ascii="Times New Roman" w:hAnsi="Times New Roman" w:cs="Times New Roman"/>
                <w:sz w:val="20"/>
                <w:szCs w:val="20"/>
              </w:rPr>
            </w:pPr>
            <w:r w:rsidRPr="00962542">
              <w:rPr>
                <w:rFonts w:ascii="Times New Roman" w:hAnsi="Times New Roman" w:cs="Times New Roman"/>
                <w:sz w:val="20"/>
                <w:szCs w:val="20"/>
              </w:rPr>
              <w:t>amount of PFAS in layer</w:t>
            </w:r>
          </w:p>
        </w:tc>
      </w:tr>
      <w:tr w:rsidR="00311A95" w:rsidRPr="006A7023" w14:paraId="57094444" w14:textId="77777777" w:rsidTr="00FB4DBD">
        <w:trPr>
          <w:trHeight w:val="290"/>
        </w:trPr>
        <w:tc>
          <w:tcPr>
            <w:tcW w:w="2300" w:type="dxa"/>
            <w:tcBorders>
              <w:top w:val="nil"/>
              <w:left w:val="nil"/>
              <w:bottom w:val="nil"/>
              <w:right w:val="nil"/>
            </w:tcBorders>
            <w:shd w:val="clear" w:color="auto" w:fill="auto"/>
            <w:noWrap/>
            <w:vAlign w:val="bottom"/>
          </w:tcPr>
          <w:p w14:paraId="4804F359" w14:textId="77777777" w:rsidR="00311A95" w:rsidRPr="00962542" w:rsidRDefault="00311A95" w:rsidP="00FB4DBD">
            <w:pPr>
              <w:pStyle w:val="TableParagraph"/>
              <w:spacing w:line="360" w:lineRule="auto"/>
              <w:jc w:val="both"/>
              <w:rPr>
                <w:rFonts w:ascii="Times New Roman" w:hAnsi="Times New Roman" w:cs="Times New Roman"/>
              </w:rPr>
            </w:pPr>
            <w:proofErr w:type="spellStart"/>
            <w:r w:rsidRPr="000323BF">
              <w:rPr>
                <w:rFonts w:ascii="Times New Roman" w:hAnsi="Times New Roman" w:cs="Times New Roman"/>
              </w:rPr>
              <w:lastRenderedPageBreak/>
              <w:t>pfas_Cw</w:t>
            </w:r>
            <w:proofErr w:type="spellEnd"/>
          </w:p>
        </w:tc>
        <w:tc>
          <w:tcPr>
            <w:tcW w:w="7860" w:type="dxa"/>
            <w:tcBorders>
              <w:top w:val="nil"/>
              <w:left w:val="nil"/>
              <w:bottom w:val="nil"/>
              <w:right w:val="nil"/>
            </w:tcBorders>
            <w:shd w:val="clear" w:color="auto" w:fill="auto"/>
            <w:noWrap/>
            <w:vAlign w:val="center"/>
          </w:tcPr>
          <w:p w14:paraId="00F87766" w14:textId="77777777" w:rsidR="00311A95" w:rsidRPr="00962542" w:rsidRDefault="00311A95" w:rsidP="00FB4DBD">
            <w:pPr>
              <w:pStyle w:val="TableParagraph"/>
              <w:spacing w:line="360" w:lineRule="auto"/>
              <w:jc w:val="both"/>
              <w:rPr>
                <w:rFonts w:ascii="Times New Roman" w:hAnsi="Times New Roman" w:cs="Times New Roman"/>
                <w:sz w:val="20"/>
                <w:szCs w:val="20"/>
              </w:rPr>
            </w:pPr>
            <w:r w:rsidRPr="000323BF">
              <w:rPr>
                <w:rFonts w:ascii="Times New Roman" w:hAnsi="Times New Roman" w:cs="Times New Roman"/>
                <w:sz w:val="20"/>
                <w:szCs w:val="20"/>
              </w:rPr>
              <w:t>the aqueous-phase equilibrium concentration of PFAS</w:t>
            </w:r>
          </w:p>
        </w:tc>
      </w:tr>
      <w:tr w:rsidR="00311A95" w:rsidRPr="006A7023" w14:paraId="143A9FF1" w14:textId="77777777" w:rsidTr="00FB4DBD">
        <w:trPr>
          <w:trHeight w:val="290"/>
        </w:trPr>
        <w:tc>
          <w:tcPr>
            <w:tcW w:w="2300" w:type="dxa"/>
            <w:tcBorders>
              <w:top w:val="nil"/>
              <w:left w:val="nil"/>
              <w:right w:val="nil"/>
            </w:tcBorders>
            <w:shd w:val="clear" w:color="auto" w:fill="auto"/>
            <w:noWrap/>
            <w:vAlign w:val="bottom"/>
          </w:tcPr>
          <w:p w14:paraId="198CD819" w14:textId="77777777" w:rsidR="00311A95" w:rsidRPr="000323BF" w:rsidRDefault="00311A95" w:rsidP="00FB4DBD">
            <w:pPr>
              <w:pStyle w:val="TableParagraph"/>
              <w:spacing w:line="360" w:lineRule="auto"/>
              <w:jc w:val="both"/>
              <w:rPr>
                <w:rFonts w:ascii="Times New Roman" w:hAnsi="Times New Roman" w:cs="Times New Roman"/>
              </w:rPr>
            </w:pPr>
            <w:proofErr w:type="spellStart"/>
            <w:r w:rsidRPr="005873F4">
              <w:rPr>
                <w:rFonts w:ascii="Times New Roman" w:hAnsi="Times New Roman" w:cs="Times New Roman"/>
              </w:rPr>
              <w:t>pfassol</w:t>
            </w:r>
            <w:proofErr w:type="spellEnd"/>
          </w:p>
        </w:tc>
        <w:tc>
          <w:tcPr>
            <w:tcW w:w="7860" w:type="dxa"/>
            <w:tcBorders>
              <w:top w:val="nil"/>
              <w:left w:val="nil"/>
              <w:right w:val="nil"/>
            </w:tcBorders>
            <w:shd w:val="clear" w:color="auto" w:fill="auto"/>
            <w:noWrap/>
            <w:vAlign w:val="center"/>
          </w:tcPr>
          <w:p w14:paraId="4B4AEB88" w14:textId="77777777" w:rsidR="00311A95" w:rsidRPr="000323BF" w:rsidRDefault="00311A95" w:rsidP="00FB4DBD">
            <w:pPr>
              <w:pStyle w:val="TableParagraph"/>
              <w:spacing w:line="360" w:lineRule="auto"/>
              <w:jc w:val="both"/>
              <w:rPr>
                <w:rFonts w:ascii="Times New Roman" w:hAnsi="Times New Roman" w:cs="Times New Roman"/>
                <w:sz w:val="20"/>
                <w:szCs w:val="20"/>
              </w:rPr>
            </w:pPr>
            <w:r w:rsidRPr="00B60DC9">
              <w:rPr>
                <w:rFonts w:ascii="Times New Roman" w:hAnsi="Times New Roman" w:cs="Times New Roman"/>
                <w:sz w:val="20"/>
                <w:szCs w:val="20"/>
              </w:rPr>
              <w:t>amount of PFAS type leached from soil</w:t>
            </w:r>
            <w:r>
              <w:rPr>
                <w:rFonts w:ascii="Times New Roman" w:hAnsi="Times New Roman" w:cs="Times New Roman"/>
                <w:sz w:val="20"/>
                <w:szCs w:val="20"/>
              </w:rPr>
              <w:t xml:space="preserve"> </w:t>
            </w:r>
            <w:r w:rsidRPr="00B60DC9">
              <w:rPr>
                <w:rFonts w:ascii="Times New Roman" w:hAnsi="Times New Roman" w:cs="Times New Roman"/>
                <w:sz w:val="20"/>
                <w:szCs w:val="20"/>
              </w:rPr>
              <w:t>|profile on current day</w:t>
            </w:r>
          </w:p>
        </w:tc>
      </w:tr>
      <w:tr w:rsidR="00311A95" w:rsidRPr="006A7023" w14:paraId="1468463E" w14:textId="77777777" w:rsidTr="00FB4DBD">
        <w:trPr>
          <w:trHeight w:val="290"/>
        </w:trPr>
        <w:tc>
          <w:tcPr>
            <w:tcW w:w="2300" w:type="dxa"/>
            <w:tcBorders>
              <w:top w:val="nil"/>
              <w:left w:val="nil"/>
              <w:bottom w:val="single" w:sz="4" w:space="0" w:color="auto"/>
              <w:right w:val="nil"/>
            </w:tcBorders>
            <w:shd w:val="clear" w:color="auto" w:fill="auto"/>
            <w:noWrap/>
            <w:vAlign w:val="bottom"/>
          </w:tcPr>
          <w:p w14:paraId="2816AABB" w14:textId="77777777" w:rsidR="00311A95" w:rsidRPr="005873F4" w:rsidRDefault="00311A95" w:rsidP="00FB4DBD">
            <w:pPr>
              <w:pStyle w:val="TableParagraph"/>
              <w:spacing w:line="360" w:lineRule="auto"/>
              <w:jc w:val="both"/>
              <w:rPr>
                <w:rFonts w:ascii="Times New Roman" w:hAnsi="Times New Roman" w:cs="Times New Roman"/>
              </w:rPr>
            </w:pPr>
            <w:r w:rsidRPr="00B60DC9">
              <w:rPr>
                <w:rFonts w:ascii="Times New Roman" w:hAnsi="Times New Roman" w:cs="Times New Roman"/>
              </w:rPr>
              <w:t>PFAS_AW</w:t>
            </w:r>
          </w:p>
        </w:tc>
        <w:tc>
          <w:tcPr>
            <w:tcW w:w="7860" w:type="dxa"/>
            <w:tcBorders>
              <w:top w:val="nil"/>
              <w:left w:val="nil"/>
              <w:bottom w:val="single" w:sz="4" w:space="0" w:color="auto"/>
              <w:right w:val="nil"/>
            </w:tcBorders>
            <w:shd w:val="clear" w:color="auto" w:fill="auto"/>
            <w:noWrap/>
            <w:vAlign w:val="center"/>
          </w:tcPr>
          <w:p w14:paraId="08A09B08" w14:textId="77777777" w:rsidR="00311A95" w:rsidRPr="00B60DC9" w:rsidRDefault="00311A95" w:rsidP="00FB4DBD">
            <w:pPr>
              <w:pStyle w:val="TableParagraph"/>
              <w:spacing w:line="360" w:lineRule="auto"/>
              <w:jc w:val="both"/>
              <w:rPr>
                <w:rFonts w:ascii="Times New Roman" w:hAnsi="Times New Roman" w:cs="Times New Roman"/>
                <w:sz w:val="20"/>
                <w:szCs w:val="20"/>
              </w:rPr>
            </w:pPr>
            <w:r w:rsidRPr="00640737">
              <w:rPr>
                <w:rFonts w:ascii="Times New Roman" w:hAnsi="Times New Roman" w:cs="Times New Roman"/>
                <w:sz w:val="20"/>
                <w:szCs w:val="20"/>
              </w:rPr>
              <w:t>Active Surface Area of Porous media</w:t>
            </w:r>
          </w:p>
        </w:tc>
      </w:tr>
      <w:tr w:rsidR="00311A95" w:rsidRPr="006A7023" w14:paraId="23C3544A" w14:textId="77777777" w:rsidTr="00FB4DBD">
        <w:trPr>
          <w:trHeight w:val="290"/>
        </w:trPr>
        <w:tc>
          <w:tcPr>
            <w:tcW w:w="2300" w:type="dxa"/>
            <w:tcBorders>
              <w:top w:val="single" w:sz="4" w:space="0" w:color="auto"/>
              <w:left w:val="nil"/>
              <w:bottom w:val="nil"/>
              <w:right w:val="nil"/>
            </w:tcBorders>
            <w:shd w:val="clear" w:color="auto" w:fill="auto"/>
            <w:noWrap/>
            <w:vAlign w:val="bottom"/>
          </w:tcPr>
          <w:p w14:paraId="7F5B852C" w14:textId="77777777" w:rsidR="00311A95" w:rsidRPr="004A386F" w:rsidRDefault="00311A95" w:rsidP="00FB4DBD">
            <w:pPr>
              <w:pStyle w:val="TableParagraph"/>
              <w:spacing w:line="360" w:lineRule="auto"/>
              <w:jc w:val="both"/>
              <w:rPr>
                <w:rFonts w:ascii="Times New Roman" w:hAnsi="Times New Roman" w:cs="Times New Roman"/>
              </w:rPr>
            </w:pPr>
          </w:p>
        </w:tc>
        <w:tc>
          <w:tcPr>
            <w:tcW w:w="7860" w:type="dxa"/>
            <w:tcBorders>
              <w:top w:val="single" w:sz="4" w:space="0" w:color="auto"/>
              <w:left w:val="nil"/>
              <w:bottom w:val="nil"/>
              <w:right w:val="nil"/>
            </w:tcBorders>
            <w:shd w:val="clear" w:color="auto" w:fill="auto"/>
            <w:noWrap/>
            <w:vAlign w:val="center"/>
          </w:tcPr>
          <w:p w14:paraId="7510E237" w14:textId="77777777" w:rsidR="00311A95" w:rsidRPr="004A386F" w:rsidRDefault="00311A95" w:rsidP="00FB4DBD">
            <w:pPr>
              <w:pStyle w:val="TableParagraph"/>
              <w:spacing w:line="360" w:lineRule="auto"/>
              <w:jc w:val="both"/>
              <w:rPr>
                <w:rFonts w:ascii="Times New Roman" w:hAnsi="Times New Roman" w:cs="Times New Roman"/>
                <w:sz w:val="20"/>
                <w:szCs w:val="20"/>
              </w:rPr>
            </w:pPr>
          </w:p>
        </w:tc>
      </w:tr>
    </w:tbl>
    <w:p w14:paraId="17855B8C" w14:textId="3BF1C6BB" w:rsidR="00311A95" w:rsidRDefault="00311A95" w:rsidP="00311A95">
      <w:pPr>
        <w:spacing w:line="360" w:lineRule="auto"/>
        <w:jc w:val="both"/>
        <w:rPr>
          <w:b/>
          <w:bCs/>
        </w:rPr>
      </w:pPr>
      <w:r>
        <w:rPr>
          <w:b/>
          <w:bCs/>
        </w:rPr>
        <w:t>2</w:t>
      </w:r>
      <w:r w:rsidRPr="0059344F">
        <w:rPr>
          <w:b/>
          <w:bCs/>
        </w:rPr>
        <w:t>. Preparing model input files for PFAS fate and transport simulation:</w:t>
      </w:r>
    </w:p>
    <w:p w14:paraId="7215DA54" w14:textId="77777777" w:rsidR="00311A95" w:rsidRPr="0059344F" w:rsidRDefault="00311A95" w:rsidP="00311A95">
      <w:pPr>
        <w:spacing w:line="360" w:lineRule="auto"/>
        <w:ind w:firstLine="720"/>
        <w:jc w:val="both"/>
        <w:rPr>
          <w:b/>
          <w:bCs/>
        </w:rPr>
      </w:pPr>
      <w:r w:rsidRPr="0059344F">
        <w:t>For the new SWAT-MODFLOW model input files,</w:t>
      </w:r>
      <w:r>
        <w:t xml:space="preserve"> the user should create a pfas database (pfas.dat) files and modify HRU chemical input files (*.chm), HRU soil layer file (*.sol), rivers water quality files (*.</w:t>
      </w:r>
      <w:proofErr w:type="spellStart"/>
      <w:r>
        <w:t>sqw</w:t>
      </w:r>
      <w:proofErr w:type="spellEnd"/>
      <w:r>
        <w:t>), lakes water quality files (*.</w:t>
      </w:r>
      <w:proofErr w:type="spellStart"/>
      <w:r>
        <w:t>lwq</w:t>
      </w:r>
      <w:proofErr w:type="spellEnd"/>
      <w:r>
        <w:t xml:space="preserve">), and configuration files (file.ico and </w:t>
      </w:r>
      <w:proofErr w:type="spellStart"/>
      <w:r>
        <w:t>basin.bsn</w:t>
      </w:r>
      <w:proofErr w:type="spellEnd"/>
      <w:r>
        <w:t xml:space="preserve">). </w:t>
      </w:r>
    </w:p>
    <w:p w14:paraId="4B65CBDD" w14:textId="7C4F4A32" w:rsidR="00311A95" w:rsidRPr="0059344F" w:rsidRDefault="00311A95" w:rsidP="00311A95">
      <w:pPr>
        <w:spacing w:line="360" w:lineRule="auto"/>
        <w:ind w:firstLine="720"/>
        <w:jc w:val="both"/>
      </w:pPr>
      <w:r>
        <w:t xml:space="preserve">The </w:t>
      </w:r>
      <w:r w:rsidRPr="0059344F">
        <w:t>pfas.dat</w:t>
      </w:r>
      <w:r>
        <w:t xml:space="preserve"> database</w:t>
      </w:r>
      <w:r w:rsidRPr="0059344F">
        <w:t xml:space="preserve"> contain</w:t>
      </w:r>
      <w:r>
        <w:t>s</w:t>
      </w:r>
      <w:r w:rsidRPr="0059344F">
        <w:t xml:space="preserve"> </w:t>
      </w:r>
      <w:r>
        <w:t xml:space="preserve">those </w:t>
      </w:r>
      <w:r w:rsidRPr="0059344F">
        <w:t>PFAS characteristics</w:t>
      </w:r>
      <w:r>
        <w:t xml:space="preserve"> independent of the soil’s physiochemical properties</w:t>
      </w:r>
      <w:r w:rsidRPr="0059344F">
        <w:t xml:space="preserve">. </w:t>
      </w:r>
      <w:r w:rsidRPr="001E3CF3">
        <w:rPr>
          <w:color w:val="4472C4" w:themeColor="accent1"/>
          <w:u w:val="single"/>
        </w:rPr>
        <w:t xml:space="preserve">Figure </w:t>
      </w:r>
      <w:r>
        <w:rPr>
          <w:color w:val="4472C4" w:themeColor="accent1"/>
          <w:u w:val="single"/>
        </w:rPr>
        <w:t xml:space="preserve">1 </w:t>
      </w:r>
      <w:r>
        <w:t>shows t</w:t>
      </w:r>
      <w:r w:rsidRPr="0059344F">
        <w:t>he structure of the pfas.dat file</w:t>
      </w:r>
      <w:r>
        <w:t>. The input file has seven columns:</w:t>
      </w:r>
      <w:r w:rsidRPr="0059344F">
        <w:t xml:space="preserve"> 1) ID</w:t>
      </w:r>
      <w:r>
        <w:t xml:space="preserve"> </w:t>
      </w:r>
      <w:r w:rsidRPr="0059344F">
        <w:t xml:space="preserve">is the PFAS </w:t>
      </w:r>
      <w:r>
        <w:t>identification number in the model,</w:t>
      </w:r>
      <w:r w:rsidRPr="0059344F">
        <w:t xml:space="preserve"> starting from </w:t>
      </w:r>
      <w:r>
        <w:t>one</w:t>
      </w:r>
      <w:r w:rsidRPr="0059344F">
        <w:t xml:space="preserve">; 2) Name of the PFAS compound; 3) </w:t>
      </w:r>
      <w:r>
        <w:t>T</w:t>
      </w:r>
      <w:r w:rsidRPr="0059344F">
        <w:t>he percolation coefficient (the recommended range is between 0.05 to 0.2)</w:t>
      </w:r>
      <w:r>
        <w:t>;</w:t>
      </w:r>
      <w:r w:rsidRPr="0059344F">
        <w:t xml:space="preserve"> 4) </w:t>
      </w:r>
      <w:r>
        <w:t>M</w:t>
      </w:r>
      <w:r w:rsidRPr="0059344F">
        <w:t>olecular weight of the PFAS compound</w:t>
      </w:r>
      <w:r>
        <w:t>;</w:t>
      </w:r>
      <w:r w:rsidRPr="0059344F">
        <w:t xml:space="preserve"> 5) the solubility of the PFAS compound. </w:t>
      </w:r>
      <w:r>
        <w:t>T</w:t>
      </w:r>
      <w:r w:rsidRPr="0059344F">
        <w:t xml:space="preserve">he </w:t>
      </w:r>
      <w:r>
        <w:t>PFAS compound’s solubility is high in pure water, but it differs</w:t>
      </w:r>
      <w:r w:rsidRPr="0059344F">
        <w:t xml:space="preserve"> from natural water. Therefore, use a solubility that fit</w:t>
      </w:r>
      <w:r>
        <w:t>s</w:t>
      </w:r>
      <w:r w:rsidRPr="0059344F">
        <w:t xml:space="preserve"> </w:t>
      </w:r>
      <w:r>
        <w:t>the condition in the watershed of interest;</w:t>
      </w:r>
      <w:r w:rsidRPr="0059344F">
        <w:t xml:space="preserve"> 6) the </w:t>
      </w:r>
      <w:r w:rsidRPr="001E19D5">
        <w:rPr>
          <w:i/>
          <w:iCs/>
        </w:rPr>
        <w:t>K</w:t>
      </w:r>
      <w:r w:rsidRPr="001E19D5">
        <w:rPr>
          <w:i/>
          <w:iCs/>
          <w:vertAlign w:val="subscript"/>
        </w:rPr>
        <w:t>L</w:t>
      </w:r>
      <w:r w:rsidRPr="0059344F">
        <w:t xml:space="preserve"> </w:t>
      </w:r>
      <w:r>
        <w:t xml:space="preserve">(l/nmol) </w:t>
      </w:r>
      <w:r w:rsidRPr="0059344F">
        <w:t xml:space="preserve">or the concentration-independent Langmuir coefficient; and 7) </w:t>
      </w:r>
      <w:proofErr w:type="spellStart"/>
      <w:r w:rsidRPr="001E19D5">
        <w:rPr>
          <w:i/>
          <w:iCs/>
        </w:rPr>
        <w:t>Ґ</w:t>
      </w:r>
      <w:r w:rsidRPr="001E19D5">
        <w:rPr>
          <w:i/>
          <w:iCs/>
          <w:vertAlign w:val="subscript"/>
        </w:rPr>
        <w:t>max</w:t>
      </w:r>
      <w:proofErr w:type="spellEnd"/>
      <w:r w:rsidRPr="0059344F">
        <w:t xml:space="preserve"> </w:t>
      </w:r>
      <w:r>
        <w:t>(nmol/m</w:t>
      </w:r>
      <w:r w:rsidRPr="009B4FD8">
        <w:rPr>
          <w:vertAlign w:val="superscript"/>
        </w:rPr>
        <w:t>2</w:t>
      </w:r>
      <w:r>
        <w:t xml:space="preserve">) </w:t>
      </w:r>
      <w:r w:rsidRPr="0059344F">
        <w:t>or the maximum surface concentration of the PFAS compound.</w:t>
      </w:r>
    </w:p>
    <w:p w14:paraId="1B4AC729" w14:textId="77777777" w:rsidR="00311A95" w:rsidRDefault="00311A95" w:rsidP="00311A95">
      <w:pPr>
        <w:spacing w:line="360" w:lineRule="auto"/>
        <w:jc w:val="both"/>
      </w:pPr>
      <w:r w:rsidRPr="0059344F">
        <w:rPr>
          <w:noProof/>
        </w:rPr>
        <w:drawing>
          <wp:inline distT="0" distB="0" distL="0" distR="0" wp14:anchorId="5F267F52" wp14:editId="62EF50D1">
            <wp:extent cx="5943600" cy="80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05180"/>
                    </a:xfrm>
                    <a:prstGeom prst="rect">
                      <a:avLst/>
                    </a:prstGeom>
                  </pic:spPr>
                </pic:pic>
              </a:graphicData>
            </a:graphic>
          </wp:inline>
        </w:drawing>
      </w:r>
    </w:p>
    <w:p w14:paraId="1EC73CA0" w14:textId="5117D985" w:rsidR="00311A95" w:rsidRPr="0059344F" w:rsidRDefault="00311A95" w:rsidP="00311A95">
      <w:pPr>
        <w:spacing w:line="360" w:lineRule="auto"/>
        <w:jc w:val="center"/>
      </w:pPr>
      <w:r w:rsidRPr="0033657D">
        <w:rPr>
          <w:b/>
          <w:bCs/>
        </w:rPr>
        <w:t xml:space="preserve">Figure </w:t>
      </w:r>
      <w:r>
        <w:rPr>
          <w:b/>
          <w:bCs/>
        </w:rPr>
        <w:t>1</w:t>
      </w:r>
      <w:r w:rsidRPr="0033657D">
        <w:rPr>
          <w:b/>
          <w:bCs/>
        </w:rPr>
        <w:t>:</w:t>
      </w:r>
      <w:r>
        <w:t xml:space="preserve"> Preparing pfas.dat model input file.</w:t>
      </w:r>
    </w:p>
    <w:p w14:paraId="5C6D7999" w14:textId="578B17A7" w:rsidR="00311A95" w:rsidRPr="0059344F" w:rsidRDefault="00311A95" w:rsidP="00311A95">
      <w:pPr>
        <w:spacing w:line="360" w:lineRule="auto"/>
        <w:ind w:firstLine="720"/>
        <w:jc w:val="both"/>
      </w:pPr>
      <w:r>
        <w:t>The information regarding PFAS in soil, including the PFAS mass, and adsorption coefficients (</w:t>
      </w:r>
      <w:r w:rsidRPr="00A46705">
        <w:rPr>
          <w:i/>
          <w:iCs/>
        </w:rPr>
        <w:t>k</w:t>
      </w:r>
      <w:r w:rsidRPr="00A46705">
        <w:rPr>
          <w:i/>
          <w:iCs/>
          <w:vertAlign w:val="subscript"/>
        </w:rPr>
        <w:t>f</w:t>
      </w:r>
      <w:r>
        <w:rPr>
          <w:i/>
          <w:iCs/>
          <w:vertAlign w:val="subscript"/>
        </w:rPr>
        <w:t xml:space="preserve"> </w:t>
      </w:r>
      <w:r>
        <w:t>and</w:t>
      </w:r>
      <w:r w:rsidRPr="0059344F">
        <w:t xml:space="preserve"> </w:t>
      </w:r>
      <w:r w:rsidRPr="00A46705">
        <w:rPr>
          <w:i/>
          <w:iCs/>
        </w:rPr>
        <w:t>n</w:t>
      </w:r>
      <w:r>
        <w:t xml:space="preserve">), must be defined in *.chm input files. </w:t>
      </w:r>
      <w:r w:rsidRPr="0059344F">
        <w:t xml:space="preserve">The user </w:t>
      </w:r>
      <w:r>
        <w:t>must</w:t>
      </w:r>
      <w:r w:rsidRPr="0059344F">
        <w:t xml:space="preserve"> provide </w:t>
      </w:r>
      <w:r>
        <w:t>four</w:t>
      </w:r>
      <w:r w:rsidRPr="0059344F">
        <w:t xml:space="preserve"> lines of information for each PFAS in the *.chm files</w:t>
      </w:r>
      <w:r>
        <w:t xml:space="preserve"> as shown in </w:t>
      </w:r>
      <w:r w:rsidRPr="00A46705">
        <w:rPr>
          <w:color w:val="0070C0"/>
          <w:u w:val="single"/>
        </w:rPr>
        <w:t xml:space="preserve">Figure </w:t>
      </w:r>
      <w:r>
        <w:rPr>
          <w:color w:val="0070C0"/>
          <w:u w:val="single"/>
        </w:rPr>
        <w:t>2</w:t>
      </w:r>
      <w:r w:rsidRPr="0059344F">
        <w:t>. The first column in each row is the ID of the PFAS</w:t>
      </w:r>
      <w:r>
        <w:t>,</w:t>
      </w:r>
      <w:r w:rsidRPr="0059344F">
        <w:t xml:space="preserve"> </w:t>
      </w:r>
      <w:r>
        <w:t>corresponding to the PFAS ID</w:t>
      </w:r>
      <w:r w:rsidRPr="0059344F">
        <w:t xml:space="preserve"> </w:t>
      </w:r>
      <w:r>
        <w:t xml:space="preserve">defined in </w:t>
      </w:r>
      <w:r w:rsidRPr="0059344F">
        <w:t xml:space="preserve">the pfas.dat file. The rest of the columns correspond to </w:t>
      </w:r>
      <w:r>
        <w:t xml:space="preserve">PFAS mass, kf, and n in </w:t>
      </w:r>
      <w:r w:rsidRPr="0059344F">
        <w:t xml:space="preserve">soil layers, starting from the first layer to the bottom of the vadose zone. </w:t>
      </w:r>
      <w:r>
        <w:t xml:space="preserve">The enrichment ratio must only be defined for the first layer. The range </w:t>
      </w:r>
      <w:r>
        <w:lastRenderedPageBreak/>
        <w:t xml:space="preserve">of enrichment ratio is between 0 to 1. The enrichment ratio value should be modified in the calibration processes of the model if needed; otherwise, leave it 1. </w:t>
      </w:r>
    </w:p>
    <w:p w14:paraId="6EDEDA9D" w14:textId="77777777" w:rsidR="00311A95" w:rsidRDefault="00311A95" w:rsidP="00311A95">
      <w:pPr>
        <w:spacing w:line="360" w:lineRule="auto"/>
        <w:jc w:val="both"/>
      </w:pPr>
      <w:r w:rsidRPr="0059344F">
        <w:rPr>
          <w:noProof/>
        </w:rPr>
        <w:drawing>
          <wp:inline distT="0" distB="0" distL="0" distR="0" wp14:anchorId="11FC4E93" wp14:editId="175F1F6B">
            <wp:extent cx="5935345" cy="2514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345" cy="2514600"/>
                    </a:xfrm>
                    <a:prstGeom prst="rect">
                      <a:avLst/>
                    </a:prstGeom>
                    <a:noFill/>
                    <a:ln>
                      <a:noFill/>
                    </a:ln>
                  </pic:spPr>
                </pic:pic>
              </a:graphicData>
            </a:graphic>
          </wp:inline>
        </w:drawing>
      </w:r>
    </w:p>
    <w:p w14:paraId="7675B8C9" w14:textId="018E59B9" w:rsidR="00311A95" w:rsidRDefault="00311A95" w:rsidP="00311A95">
      <w:pPr>
        <w:spacing w:line="360" w:lineRule="auto"/>
        <w:jc w:val="center"/>
      </w:pPr>
      <w:r w:rsidRPr="00E1716A">
        <w:rPr>
          <w:b/>
          <w:bCs/>
        </w:rPr>
        <w:t xml:space="preserve">Figure </w:t>
      </w:r>
      <w:r>
        <w:rPr>
          <w:b/>
          <w:bCs/>
        </w:rPr>
        <w:t>2</w:t>
      </w:r>
      <w:r w:rsidRPr="00E1716A">
        <w:rPr>
          <w:b/>
          <w:bCs/>
        </w:rPr>
        <w:t>:</w:t>
      </w:r>
      <w:r>
        <w:t xml:space="preserve"> Modifying HRU chemical input files (*.chm).</w:t>
      </w:r>
    </w:p>
    <w:p w14:paraId="1D3EEBAF" w14:textId="77777777" w:rsidR="00311A95" w:rsidRPr="0059344F" w:rsidRDefault="00311A95" w:rsidP="00311A95">
      <w:pPr>
        <w:spacing w:line="360" w:lineRule="auto"/>
        <w:jc w:val="center"/>
      </w:pPr>
    </w:p>
    <w:p w14:paraId="11E46B60" w14:textId="2F8BB6C9" w:rsidR="00311A95" w:rsidRPr="0059344F" w:rsidRDefault="00311A95" w:rsidP="00311A95">
      <w:pPr>
        <w:spacing w:line="360" w:lineRule="auto"/>
        <w:jc w:val="both"/>
      </w:pPr>
      <w:r w:rsidRPr="0059344F">
        <w:t>The user needs to add the soil D</w:t>
      </w:r>
      <w:r w:rsidRPr="00EE45E7">
        <w:rPr>
          <w:vertAlign w:val="subscript"/>
        </w:rPr>
        <w:t>50</w:t>
      </w:r>
      <w:r w:rsidRPr="0059344F">
        <w:t xml:space="preserve"> for every layer of each HRU in *.sol model input files</w:t>
      </w:r>
      <w:r>
        <w:t xml:space="preserve"> as shown in </w:t>
      </w:r>
      <w:r w:rsidRPr="000132FC">
        <w:rPr>
          <w:color w:val="0070C0"/>
          <w:u w:val="single"/>
        </w:rPr>
        <w:t xml:space="preserve">Figure </w:t>
      </w:r>
      <w:r>
        <w:rPr>
          <w:color w:val="0070C0"/>
          <w:u w:val="single"/>
        </w:rPr>
        <w:t>3</w:t>
      </w:r>
      <w:r>
        <w:t xml:space="preserve">. </w:t>
      </w:r>
    </w:p>
    <w:p w14:paraId="02F7EA57" w14:textId="77777777" w:rsidR="00311A95" w:rsidRDefault="00311A95" w:rsidP="00311A95">
      <w:pPr>
        <w:spacing w:line="360" w:lineRule="auto"/>
        <w:jc w:val="both"/>
      </w:pPr>
      <w:r w:rsidRPr="0059344F">
        <w:rPr>
          <w:noProof/>
        </w:rPr>
        <w:lastRenderedPageBreak/>
        <w:drawing>
          <wp:inline distT="0" distB="0" distL="0" distR="0" wp14:anchorId="37450052" wp14:editId="6D2A2952">
            <wp:extent cx="5935345" cy="35515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345" cy="3551555"/>
                    </a:xfrm>
                    <a:prstGeom prst="rect">
                      <a:avLst/>
                    </a:prstGeom>
                    <a:noFill/>
                    <a:ln>
                      <a:noFill/>
                    </a:ln>
                  </pic:spPr>
                </pic:pic>
              </a:graphicData>
            </a:graphic>
          </wp:inline>
        </w:drawing>
      </w:r>
    </w:p>
    <w:p w14:paraId="7BE5C260" w14:textId="32BE4C93" w:rsidR="00311A95" w:rsidRPr="00406764" w:rsidRDefault="00311A95" w:rsidP="00311A95">
      <w:pPr>
        <w:spacing w:line="360" w:lineRule="auto"/>
        <w:jc w:val="center"/>
      </w:pPr>
      <w:r w:rsidRPr="003930D9">
        <w:rPr>
          <w:b/>
          <w:bCs/>
        </w:rPr>
        <w:t xml:space="preserve">Figure </w:t>
      </w:r>
      <w:r>
        <w:rPr>
          <w:b/>
          <w:bCs/>
        </w:rPr>
        <w:t>3</w:t>
      </w:r>
      <w:r w:rsidRPr="003930D9">
        <w:rPr>
          <w:b/>
          <w:bCs/>
        </w:rPr>
        <w:t>:</w:t>
      </w:r>
      <w:r>
        <w:t xml:space="preserve"> Modifying *.sol model input file for including soil D</w:t>
      </w:r>
      <w:r w:rsidRPr="003930D9">
        <w:rPr>
          <w:vertAlign w:val="subscript"/>
        </w:rPr>
        <w:t>50</w:t>
      </w:r>
      <w:r>
        <w:t>.</w:t>
      </w:r>
    </w:p>
    <w:p w14:paraId="385ED49D" w14:textId="77777777" w:rsidR="00311A95" w:rsidRPr="0059344F" w:rsidRDefault="00311A95" w:rsidP="00311A95">
      <w:pPr>
        <w:spacing w:line="360" w:lineRule="auto"/>
        <w:jc w:val="both"/>
      </w:pPr>
    </w:p>
    <w:p w14:paraId="290F5FA2" w14:textId="19D2DF56" w:rsidR="00311A95" w:rsidRPr="0059344F" w:rsidRDefault="00311A95" w:rsidP="00311A95">
      <w:pPr>
        <w:spacing w:line="360" w:lineRule="auto"/>
        <w:ind w:firstLine="720"/>
        <w:jc w:val="both"/>
      </w:pPr>
      <w:r w:rsidRPr="0059344F">
        <w:t xml:space="preserve">The parameters related to PFAS fate and transport in </w:t>
      </w:r>
      <w:r>
        <w:t>impounding water bodies (lakes, reservoirs and wetlands)</w:t>
      </w:r>
      <w:r w:rsidRPr="0059344F">
        <w:t xml:space="preserve"> must be defined in *.</w:t>
      </w:r>
      <w:proofErr w:type="spellStart"/>
      <w:r w:rsidRPr="0059344F">
        <w:t>lwq</w:t>
      </w:r>
      <w:proofErr w:type="spellEnd"/>
      <w:r w:rsidRPr="0059344F">
        <w:t xml:space="preserve"> model input files</w:t>
      </w:r>
      <w:r>
        <w:t>,</w:t>
      </w:r>
      <w:r w:rsidRPr="0059344F">
        <w:t xml:space="preserve"> as </w:t>
      </w:r>
      <w:r>
        <w:t xml:space="preserve">shown in </w:t>
      </w:r>
      <w:r w:rsidRPr="00D00C6A">
        <w:t xml:space="preserve">Figure S12. The description of these parameters can be seen in </w:t>
      </w:r>
      <w:r w:rsidRPr="00D00C6A">
        <w:rPr>
          <w:color w:val="4472C4" w:themeColor="accent1"/>
          <w:u w:val="single"/>
        </w:rPr>
        <w:t xml:space="preserve">Figure </w:t>
      </w:r>
      <w:r>
        <w:rPr>
          <w:color w:val="4472C4" w:themeColor="accent1"/>
          <w:u w:val="single"/>
        </w:rPr>
        <w:t>4</w:t>
      </w:r>
      <w:r w:rsidRPr="00D00C6A">
        <w:t xml:space="preserve">. </w:t>
      </w:r>
    </w:p>
    <w:p w14:paraId="4DD48019" w14:textId="77777777" w:rsidR="00311A95" w:rsidRDefault="00311A95" w:rsidP="00311A95">
      <w:pPr>
        <w:spacing w:line="360" w:lineRule="auto"/>
        <w:jc w:val="both"/>
      </w:pPr>
      <w:r w:rsidRPr="0059344F">
        <w:rPr>
          <w:noProof/>
        </w:rPr>
        <w:drawing>
          <wp:inline distT="0" distB="0" distL="0" distR="0" wp14:anchorId="05801F56" wp14:editId="1F3ED320">
            <wp:extent cx="5943600" cy="131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15085"/>
                    </a:xfrm>
                    <a:prstGeom prst="rect">
                      <a:avLst/>
                    </a:prstGeom>
                  </pic:spPr>
                </pic:pic>
              </a:graphicData>
            </a:graphic>
          </wp:inline>
        </w:drawing>
      </w:r>
    </w:p>
    <w:p w14:paraId="6C432C66" w14:textId="29A593A0" w:rsidR="00311A95" w:rsidRPr="0059344F" w:rsidRDefault="00311A95" w:rsidP="00311A95">
      <w:pPr>
        <w:spacing w:line="360" w:lineRule="auto"/>
        <w:jc w:val="center"/>
      </w:pPr>
      <w:r w:rsidRPr="000452CD">
        <w:rPr>
          <w:b/>
          <w:bCs/>
        </w:rPr>
        <w:t xml:space="preserve">Figure </w:t>
      </w:r>
      <w:r>
        <w:rPr>
          <w:b/>
          <w:bCs/>
        </w:rPr>
        <w:t>4</w:t>
      </w:r>
      <w:r w:rsidRPr="000452CD">
        <w:rPr>
          <w:b/>
          <w:bCs/>
        </w:rPr>
        <w:t>:</w:t>
      </w:r>
      <w:r>
        <w:t xml:space="preserve"> Modifying *.</w:t>
      </w:r>
      <w:proofErr w:type="spellStart"/>
      <w:r>
        <w:t>lwq</w:t>
      </w:r>
      <w:proofErr w:type="spellEnd"/>
      <w:r>
        <w:t xml:space="preserve"> model input files for including PFAS fate and transport parameters in lake simulation.</w:t>
      </w:r>
    </w:p>
    <w:p w14:paraId="680B45C8" w14:textId="17928682" w:rsidR="00311A95" w:rsidRPr="0059344F" w:rsidRDefault="00311A95" w:rsidP="00311A95">
      <w:pPr>
        <w:spacing w:line="360" w:lineRule="auto"/>
        <w:ind w:firstLine="720"/>
        <w:jc w:val="both"/>
      </w:pPr>
      <w:proofErr w:type="gramStart"/>
      <w:r>
        <w:t>Similar to</w:t>
      </w:r>
      <w:proofErr w:type="gramEnd"/>
      <w:r>
        <w:t xml:space="preserve"> PFAS fate and transport parameters in impounding waterbodies, the user must define</w:t>
      </w:r>
      <w:r w:rsidRPr="0059344F">
        <w:t xml:space="preserve"> parameters related to PFAS fate and transport in rivers</w:t>
      </w:r>
      <w:r>
        <w:t xml:space="preserve"> water quality input files </w:t>
      </w:r>
      <w:r w:rsidRPr="0059344F">
        <w:t xml:space="preserve"> </w:t>
      </w:r>
      <w:r>
        <w:t>(</w:t>
      </w:r>
      <w:r w:rsidRPr="0059344F">
        <w:t>*.</w:t>
      </w:r>
      <w:proofErr w:type="spellStart"/>
      <w:r w:rsidRPr="0059344F">
        <w:t>swq</w:t>
      </w:r>
      <w:proofErr w:type="spellEnd"/>
      <w:r>
        <w:t xml:space="preserve">) as shown in </w:t>
      </w:r>
      <w:r w:rsidRPr="00556C7D">
        <w:rPr>
          <w:color w:val="0070C0"/>
          <w:u w:val="single"/>
        </w:rPr>
        <w:t xml:space="preserve">Figure </w:t>
      </w:r>
      <w:r>
        <w:rPr>
          <w:color w:val="0070C0"/>
          <w:u w:val="single"/>
        </w:rPr>
        <w:t>5</w:t>
      </w:r>
      <w:r w:rsidRPr="0059344F">
        <w:t>:</w:t>
      </w:r>
    </w:p>
    <w:p w14:paraId="1380E5E5" w14:textId="77777777" w:rsidR="00311A95" w:rsidRDefault="00311A95" w:rsidP="00311A95">
      <w:pPr>
        <w:spacing w:line="360" w:lineRule="auto"/>
        <w:jc w:val="both"/>
      </w:pPr>
      <w:r w:rsidRPr="0059344F">
        <w:rPr>
          <w:noProof/>
        </w:rPr>
        <w:lastRenderedPageBreak/>
        <w:drawing>
          <wp:inline distT="0" distB="0" distL="0" distR="0" wp14:anchorId="483644E5" wp14:editId="64FDEFF6">
            <wp:extent cx="5943600" cy="1157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57605"/>
                    </a:xfrm>
                    <a:prstGeom prst="rect">
                      <a:avLst/>
                    </a:prstGeom>
                  </pic:spPr>
                </pic:pic>
              </a:graphicData>
            </a:graphic>
          </wp:inline>
        </w:drawing>
      </w:r>
    </w:p>
    <w:p w14:paraId="53004CAB" w14:textId="09D9A506" w:rsidR="00311A95" w:rsidRPr="0059344F" w:rsidRDefault="00311A95" w:rsidP="00311A95">
      <w:pPr>
        <w:spacing w:line="360" w:lineRule="auto"/>
        <w:jc w:val="center"/>
      </w:pPr>
      <w:r w:rsidRPr="000452CD">
        <w:rPr>
          <w:b/>
          <w:bCs/>
        </w:rPr>
        <w:t xml:space="preserve">Figure </w:t>
      </w:r>
      <w:r>
        <w:rPr>
          <w:b/>
          <w:bCs/>
        </w:rPr>
        <w:t>5</w:t>
      </w:r>
      <w:r w:rsidRPr="000452CD">
        <w:rPr>
          <w:b/>
          <w:bCs/>
        </w:rPr>
        <w:t>:</w:t>
      </w:r>
      <w:r>
        <w:t xml:space="preserve"> Modifying model input files for including instream PFAS fate and transport parameters.</w:t>
      </w:r>
    </w:p>
    <w:p w14:paraId="4D8A2B17" w14:textId="66C80A00" w:rsidR="00311A95" w:rsidRPr="0059344F" w:rsidRDefault="00311A95" w:rsidP="00311A95">
      <w:pPr>
        <w:spacing w:line="360" w:lineRule="auto"/>
        <w:ind w:firstLine="720"/>
        <w:jc w:val="both"/>
      </w:pPr>
      <w:r w:rsidRPr="0059344F">
        <w:t xml:space="preserve">The model can simulate </w:t>
      </w:r>
      <w:r>
        <w:t xml:space="preserve">an </w:t>
      </w:r>
      <w:r w:rsidRPr="0059344F">
        <w:t xml:space="preserve">unlimited number of PFAS in the soil but </w:t>
      </w:r>
      <w:r>
        <w:t xml:space="preserve">can </w:t>
      </w:r>
      <w:r w:rsidRPr="0059344F">
        <w:t xml:space="preserve">route one </w:t>
      </w:r>
      <w:r>
        <w:t xml:space="preserve">PFAS to the river network </w:t>
      </w:r>
      <w:r w:rsidRPr="0059344F">
        <w:t>during the simulation period. T</w:t>
      </w:r>
      <w:r>
        <w:t>herefore, t</w:t>
      </w:r>
      <w:r w:rsidRPr="0059344F">
        <w:t xml:space="preserve">he ID of the PFAS that should be routed to </w:t>
      </w:r>
      <w:r>
        <w:t xml:space="preserve">the </w:t>
      </w:r>
      <w:r w:rsidRPr="0059344F">
        <w:t xml:space="preserve">main channel (defined in pfas.dat) should be specified in the </w:t>
      </w:r>
      <w:proofErr w:type="spellStart"/>
      <w:r w:rsidRPr="0059344F">
        <w:t>basin.bsn</w:t>
      </w:r>
      <w:proofErr w:type="spellEnd"/>
      <w:r w:rsidRPr="0059344F">
        <w:t xml:space="preserve"> model input file as </w:t>
      </w:r>
      <w:r>
        <w:t xml:space="preserve">shown in </w:t>
      </w:r>
      <w:r w:rsidRPr="0072074B">
        <w:rPr>
          <w:color w:val="4472C4" w:themeColor="accent1"/>
          <w:u w:val="single"/>
        </w:rPr>
        <w:t xml:space="preserve">Figure </w:t>
      </w:r>
      <w:r>
        <w:rPr>
          <w:color w:val="4472C4" w:themeColor="accent1"/>
          <w:u w:val="single"/>
        </w:rPr>
        <w:t>6</w:t>
      </w:r>
      <w:r w:rsidRPr="0059344F">
        <w:t>. In this example, we need to route PFOS with the ID of 1</w:t>
      </w:r>
      <w:r>
        <w:t>;</w:t>
      </w:r>
      <w:r w:rsidRPr="0059344F">
        <w:t xml:space="preserve"> therefore, we set IRTPFAS equal to 1 here. </w:t>
      </w:r>
    </w:p>
    <w:p w14:paraId="48A3EB92" w14:textId="77777777" w:rsidR="00311A95" w:rsidRDefault="00311A95" w:rsidP="00311A95">
      <w:pPr>
        <w:spacing w:line="360" w:lineRule="auto"/>
        <w:jc w:val="both"/>
      </w:pPr>
      <w:r w:rsidRPr="0059344F">
        <w:rPr>
          <w:noProof/>
        </w:rPr>
        <w:drawing>
          <wp:inline distT="0" distB="0" distL="0" distR="0" wp14:anchorId="7CEBAA59" wp14:editId="77F30D71">
            <wp:extent cx="5943600" cy="1724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4660"/>
                    </a:xfrm>
                    <a:prstGeom prst="rect">
                      <a:avLst/>
                    </a:prstGeom>
                  </pic:spPr>
                </pic:pic>
              </a:graphicData>
            </a:graphic>
          </wp:inline>
        </w:drawing>
      </w:r>
    </w:p>
    <w:p w14:paraId="53910E30" w14:textId="77219BFD" w:rsidR="00311A95" w:rsidRPr="0059344F" w:rsidRDefault="00311A95" w:rsidP="00311A95">
      <w:pPr>
        <w:spacing w:line="360" w:lineRule="auto"/>
        <w:jc w:val="center"/>
      </w:pPr>
      <w:r w:rsidRPr="00970624">
        <w:rPr>
          <w:b/>
          <w:bCs/>
        </w:rPr>
        <w:t xml:space="preserve">Figure </w:t>
      </w:r>
      <w:r>
        <w:rPr>
          <w:b/>
          <w:bCs/>
        </w:rPr>
        <w:t>6</w:t>
      </w:r>
      <w:r w:rsidRPr="00970624">
        <w:rPr>
          <w:b/>
          <w:bCs/>
        </w:rPr>
        <w:t>:</w:t>
      </w:r>
      <w:r>
        <w:t xml:space="preserve"> Modifying </w:t>
      </w:r>
      <w:proofErr w:type="spellStart"/>
      <w:r>
        <w:t>basin.bsn</w:t>
      </w:r>
      <w:proofErr w:type="spellEnd"/>
      <w:r>
        <w:t xml:space="preserve"> model input files for specifying the PFAS that need to be routed to streams</w:t>
      </w:r>
    </w:p>
    <w:p w14:paraId="7EDA3295" w14:textId="77777777" w:rsidR="00311A95" w:rsidRPr="0059344F" w:rsidRDefault="00311A95" w:rsidP="00311A95">
      <w:pPr>
        <w:spacing w:line="360" w:lineRule="auto"/>
        <w:ind w:firstLine="720"/>
        <w:jc w:val="both"/>
      </w:pPr>
      <w:r w:rsidRPr="0059344F">
        <w:t>The inputs regarding WWTPs should be defined in *.</w:t>
      </w:r>
      <w:proofErr w:type="spellStart"/>
      <w:r w:rsidRPr="0059344F">
        <w:t>pnt</w:t>
      </w:r>
      <w:proofErr w:type="spellEnd"/>
      <w:r w:rsidRPr="0059344F">
        <w:t xml:space="preserve"> files. The first column is the number of days, starting from 1 and ending to 365</w:t>
      </w:r>
      <w:r>
        <w:t xml:space="preserve"> (or </w:t>
      </w:r>
      <w:r w:rsidRPr="0059344F">
        <w:t>366</w:t>
      </w:r>
      <w:r>
        <w:t xml:space="preserve"> in leap years)</w:t>
      </w:r>
      <w:r w:rsidRPr="0059344F">
        <w:t>. The second column is the year of simulation. The third column is the flow discharge of the WWTP (m</w:t>
      </w:r>
      <w:r w:rsidRPr="00F21365">
        <w:rPr>
          <w:vertAlign w:val="superscript"/>
        </w:rPr>
        <w:t>3</w:t>
      </w:r>
      <w:r w:rsidRPr="0059344F">
        <w:t xml:space="preserve">). </w:t>
      </w:r>
      <w:r>
        <w:t xml:space="preserve">The </w:t>
      </w:r>
      <w:r w:rsidRPr="0059344F">
        <w:t>last two columns, the first one is the disso</w:t>
      </w:r>
      <w:r>
        <w:t>l</w:t>
      </w:r>
      <w:r w:rsidRPr="0059344F">
        <w:t xml:space="preserve">ved PFAS and the second one is the sorbed PFAS loads from the WWTP. </w:t>
      </w:r>
    </w:p>
    <w:p w14:paraId="13D37498" w14:textId="77777777" w:rsidR="00311A95" w:rsidRDefault="00311A95" w:rsidP="00311A95">
      <w:pPr>
        <w:spacing w:line="360" w:lineRule="auto"/>
        <w:jc w:val="both"/>
      </w:pPr>
      <w:r w:rsidRPr="0059344F">
        <w:rPr>
          <w:noProof/>
        </w:rPr>
        <w:lastRenderedPageBreak/>
        <w:drawing>
          <wp:inline distT="0" distB="0" distL="0" distR="0" wp14:anchorId="4257A4A8" wp14:editId="37549D92">
            <wp:extent cx="5943600" cy="2988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322CA570" w14:textId="0723F60C" w:rsidR="00311A95" w:rsidRPr="0059344F" w:rsidRDefault="00311A95" w:rsidP="00311A95">
      <w:pPr>
        <w:spacing w:line="360" w:lineRule="auto"/>
        <w:jc w:val="both"/>
      </w:pPr>
      <w:r w:rsidRPr="00534CC4">
        <w:rPr>
          <w:b/>
          <w:bCs/>
        </w:rPr>
        <w:t xml:space="preserve">Figure </w:t>
      </w:r>
      <w:r>
        <w:rPr>
          <w:b/>
          <w:bCs/>
        </w:rPr>
        <w:t>7</w:t>
      </w:r>
      <w:r w:rsidRPr="00534CC4">
        <w:rPr>
          <w:b/>
          <w:bCs/>
        </w:rPr>
        <w:t>:</w:t>
      </w:r>
      <w:r>
        <w:t xml:space="preserve"> Modifying .</w:t>
      </w:r>
      <w:proofErr w:type="spellStart"/>
      <w:r>
        <w:t>pnt</w:t>
      </w:r>
      <w:proofErr w:type="spellEnd"/>
      <w:r>
        <w:t xml:space="preserve"> model input files for specifying PFAS loads from WWTPs to rivers</w:t>
      </w:r>
    </w:p>
    <w:p w14:paraId="75D398B2" w14:textId="304EAF78" w:rsidR="00311A95" w:rsidRPr="0059344F" w:rsidRDefault="00311A95" w:rsidP="00311A95">
      <w:pPr>
        <w:spacing w:line="360" w:lineRule="auto"/>
        <w:ind w:firstLine="720"/>
        <w:jc w:val="both"/>
      </w:pPr>
      <w:r w:rsidRPr="0059344F">
        <w:t>Regarding the biosolid application, the PFAS added with biosolid must be specified in *.mgt files</w:t>
      </w:r>
      <w:r>
        <w:t xml:space="preserve"> as shown in </w:t>
      </w:r>
      <w:r w:rsidRPr="00545933">
        <w:rPr>
          <w:color w:val="4472C4" w:themeColor="accent1"/>
          <w:u w:val="single"/>
        </w:rPr>
        <w:t xml:space="preserve">Figure </w:t>
      </w:r>
      <w:r>
        <w:rPr>
          <w:color w:val="4472C4" w:themeColor="accent1"/>
          <w:u w:val="single"/>
        </w:rPr>
        <w:t>8</w:t>
      </w:r>
      <w:r w:rsidRPr="0059344F">
        <w:t xml:space="preserve">. The first column indicating the date of biosolid application defined with heat unit measure. The second column is the management number. The management number for biosolid application must be always 18. The third column is the PFAS ID, the fourth column is the amount of PFAS (mg/ha) added to the soil. The last column is the depth for biosolid application. </w:t>
      </w:r>
    </w:p>
    <w:p w14:paraId="5195CACA" w14:textId="77777777" w:rsidR="00311A95" w:rsidRDefault="00311A95" w:rsidP="00311A95">
      <w:pPr>
        <w:spacing w:line="360" w:lineRule="auto"/>
        <w:jc w:val="both"/>
      </w:pPr>
      <w:r w:rsidRPr="0059344F">
        <w:rPr>
          <w:noProof/>
        </w:rPr>
        <w:drawing>
          <wp:inline distT="0" distB="0" distL="0" distR="0" wp14:anchorId="442DAA07" wp14:editId="26E0AD08">
            <wp:extent cx="5930900" cy="1710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1710055"/>
                    </a:xfrm>
                    <a:prstGeom prst="rect">
                      <a:avLst/>
                    </a:prstGeom>
                    <a:noFill/>
                    <a:ln>
                      <a:noFill/>
                    </a:ln>
                  </pic:spPr>
                </pic:pic>
              </a:graphicData>
            </a:graphic>
          </wp:inline>
        </w:drawing>
      </w:r>
    </w:p>
    <w:p w14:paraId="7A919766" w14:textId="4895475F" w:rsidR="00311A95" w:rsidRPr="0059344F" w:rsidRDefault="00311A95" w:rsidP="00311A95">
      <w:pPr>
        <w:spacing w:line="360" w:lineRule="auto"/>
        <w:jc w:val="center"/>
      </w:pPr>
      <w:r w:rsidRPr="005C0476">
        <w:rPr>
          <w:b/>
          <w:bCs/>
        </w:rPr>
        <w:t xml:space="preserve">Figure </w:t>
      </w:r>
      <w:r>
        <w:rPr>
          <w:b/>
          <w:bCs/>
        </w:rPr>
        <w:t>8</w:t>
      </w:r>
      <w:r w:rsidRPr="005C0476">
        <w:rPr>
          <w:b/>
          <w:bCs/>
        </w:rPr>
        <w:t>:</w:t>
      </w:r>
      <w:r>
        <w:t xml:space="preserve"> Modifying *.mgt model input files for including PFAS with biosolid application</w:t>
      </w:r>
    </w:p>
    <w:p w14:paraId="3E6A1319" w14:textId="1A9F2D67" w:rsidR="00311A95" w:rsidRPr="0059344F" w:rsidRDefault="00311A95" w:rsidP="00311A95">
      <w:pPr>
        <w:spacing w:line="360" w:lineRule="auto"/>
        <w:ind w:firstLine="720"/>
        <w:jc w:val="both"/>
      </w:pPr>
      <w:r w:rsidRPr="0059344F">
        <w:t>The file.ico should be modified by the user to include the</w:t>
      </w:r>
      <w:r>
        <w:t xml:space="preserve"> PFAS database</w:t>
      </w:r>
      <w:r w:rsidRPr="0059344F">
        <w:t xml:space="preserve"> </w:t>
      </w:r>
      <w:r>
        <w:t>(</w:t>
      </w:r>
      <w:r w:rsidRPr="0059344F">
        <w:t>pfas.dat</w:t>
      </w:r>
      <w:r>
        <w:t>) for the</w:t>
      </w:r>
      <w:r w:rsidRPr="0059344F">
        <w:t xml:space="preserve"> model input file and </w:t>
      </w:r>
      <w:r>
        <w:t>command the model to print</w:t>
      </w:r>
      <w:r w:rsidRPr="0059344F">
        <w:t xml:space="preserve"> output.pfas</w:t>
      </w:r>
      <w:r>
        <w:t xml:space="preserve"> as shown in </w:t>
      </w:r>
      <w:r w:rsidRPr="00CB5DA5">
        <w:rPr>
          <w:color w:val="4472C4" w:themeColor="accent1"/>
          <w:u w:val="single"/>
        </w:rPr>
        <w:t xml:space="preserve">Figure </w:t>
      </w:r>
      <w:r>
        <w:rPr>
          <w:color w:val="4472C4" w:themeColor="accent1"/>
          <w:u w:val="single"/>
        </w:rPr>
        <w:t>9</w:t>
      </w:r>
      <w:r w:rsidRPr="0059344F">
        <w:t xml:space="preserve">. Note that, when </w:t>
      </w:r>
      <w:r w:rsidRPr="0059344F">
        <w:lastRenderedPageBreak/>
        <w:t xml:space="preserve">the output.pfas is on, the model print PFAS with runoff, sediment transport and leaching for every HRU. Therefore, it increases the execution time of the model.   </w:t>
      </w:r>
    </w:p>
    <w:p w14:paraId="066B876B" w14:textId="77777777" w:rsidR="00311A95" w:rsidRDefault="00311A95" w:rsidP="00311A95">
      <w:pPr>
        <w:spacing w:line="360" w:lineRule="auto"/>
        <w:jc w:val="both"/>
      </w:pPr>
      <w:r>
        <w:rPr>
          <w:noProof/>
        </w:rPr>
        <w:drawing>
          <wp:inline distT="0" distB="0" distL="0" distR="0" wp14:anchorId="145AC142" wp14:editId="78B4C10A">
            <wp:extent cx="5977255" cy="38309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7255" cy="3830955"/>
                    </a:xfrm>
                    <a:prstGeom prst="rect">
                      <a:avLst/>
                    </a:prstGeom>
                    <a:noFill/>
                    <a:ln>
                      <a:noFill/>
                    </a:ln>
                  </pic:spPr>
                </pic:pic>
              </a:graphicData>
            </a:graphic>
          </wp:inline>
        </w:drawing>
      </w:r>
    </w:p>
    <w:p w14:paraId="6636C579" w14:textId="23ACF8B1" w:rsidR="00311A95" w:rsidRPr="0059344F" w:rsidRDefault="00311A95" w:rsidP="00311A95">
      <w:pPr>
        <w:spacing w:line="360" w:lineRule="auto"/>
        <w:jc w:val="center"/>
      </w:pPr>
      <w:r w:rsidRPr="005C0476">
        <w:rPr>
          <w:b/>
          <w:bCs/>
        </w:rPr>
        <w:t xml:space="preserve">Figure </w:t>
      </w:r>
      <w:r>
        <w:rPr>
          <w:b/>
          <w:bCs/>
        </w:rPr>
        <w:t>9</w:t>
      </w:r>
      <w:r w:rsidRPr="005C0476">
        <w:rPr>
          <w:b/>
          <w:bCs/>
        </w:rPr>
        <w:t>:</w:t>
      </w:r>
      <w:r>
        <w:t xml:space="preserve"> Modifying file.ico configuration file of the model.</w:t>
      </w:r>
    </w:p>
    <w:p w14:paraId="5E42963C" w14:textId="091ADB5E" w:rsidR="00311A95" w:rsidRPr="0059344F" w:rsidRDefault="00311A95" w:rsidP="00311A95">
      <w:pPr>
        <w:spacing w:line="360" w:lineRule="auto"/>
        <w:jc w:val="both"/>
      </w:pPr>
      <w:r w:rsidRPr="0059344F">
        <w:t xml:space="preserve">The </w:t>
      </w:r>
      <w:r>
        <w:t>standard</w:t>
      </w:r>
      <w:r w:rsidRPr="0059344F">
        <w:t xml:space="preserve"> output of the model </w:t>
      </w:r>
      <w:r>
        <w:t xml:space="preserve">for PFAS with surface runoff, sediment transport and leaching from HRUs are shown in </w:t>
      </w:r>
      <w:r w:rsidRPr="00CB5DA5">
        <w:rPr>
          <w:color w:val="4472C4" w:themeColor="accent1"/>
          <w:u w:val="single"/>
        </w:rPr>
        <w:t xml:space="preserve">Figure </w:t>
      </w:r>
      <w:r>
        <w:rPr>
          <w:color w:val="4472C4" w:themeColor="accent1"/>
          <w:u w:val="single"/>
        </w:rPr>
        <w:t>10</w:t>
      </w:r>
      <w:r w:rsidRPr="0059344F">
        <w:t>:</w:t>
      </w:r>
    </w:p>
    <w:p w14:paraId="3B8A6F7D" w14:textId="77777777" w:rsidR="00311A95" w:rsidRDefault="00311A95" w:rsidP="00311A95">
      <w:pPr>
        <w:spacing w:line="360" w:lineRule="auto"/>
        <w:jc w:val="both"/>
      </w:pPr>
      <w:r w:rsidRPr="0059344F">
        <w:rPr>
          <w:noProof/>
        </w:rPr>
        <w:lastRenderedPageBreak/>
        <w:drawing>
          <wp:inline distT="0" distB="0" distL="0" distR="0" wp14:anchorId="495E8216" wp14:editId="49B15DBC">
            <wp:extent cx="5935345" cy="420814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4208145"/>
                    </a:xfrm>
                    <a:prstGeom prst="rect">
                      <a:avLst/>
                    </a:prstGeom>
                    <a:noFill/>
                    <a:ln>
                      <a:noFill/>
                    </a:ln>
                  </pic:spPr>
                </pic:pic>
              </a:graphicData>
            </a:graphic>
          </wp:inline>
        </w:drawing>
      </w:r>
    </w:p>
    <w:p w14:paraId="48E3D345" w14:textId="794FD82A" w:rsidR="00311A95" w:rsidRPr="0059344F" w:rsidRDefault="00311A95" w:rsidP="00311A95">
      <w:pPr>
        <w:spacing w:line="360" w:lineRule="auto"/>
        <w:jc w:val="center"/>
      </w:pPr>
      <w:r w:rsidRPr="00CB5DA5">
        <w:rPr>
          <w:b/>
          <w:bCs/>
        </w:rPr>
        <w:t xml:space="preserve">Figure </w:t>
      </w:r>
      <w:r>
        <w:rPr>
          <w:b/>
          <w:bCs/>
        </w:rPr>
        <w:t>10</w:t>
      </w:r>
      <w:r w:rsidRPr="00CB5DA5">
        <w:rPr>
          <w:b/>
          <w:bCs/>
        </w:rPr>
        <w:t>:</w:t>
      </w:r>
      <w:r>
        <w:t xml:space="preserve"> The output.pfas of the SWAT-MODFLOW model</w:t>
      </w:r>
    </w:p>
    <w:p w14:paraId="672CD522" w14:textId="77777777" w:rsidR="00311A95" w:rsidRDefault="00311A95" w:rsidP="00311A95">
      <w:pPr>
        <w:spacing w:line="360" w:lineRule="auto"/>
        <w:ind w:firstLine="720"/>
        <w:jc w:val="both"/>
      </w:pPr>
    </w:p>
    <w:p w14:paraId="3DF955BD" w14:textId="3094F6E3" w:rsidR="00311A95" w:rsidRPr="0059344F" w:rsidRDefault="00311A95" w:rsidP="00311A95">
      <w:pPr>
        <w:spacing w:line="360" w:lineRule="auto"/>
        <w:ind w:firstLine="720"/>
        <w:jc w:val="both"/>
      </w:pPr>
      <w:r w:rsidRPr="0059344F">
        <w:t xml:space="preserve">The output.rch prints the information regarding PFAS in the rivers. The structure of the </w:t>
      </w:r>
      <w:r>
        <w:t>output</w:t>
      </w:r>
      <w:r w:rsidRPr="0059344F">
        <w:t xml:space="preserve"> is </w:t>
      </w:r>
      <w:r>
        <w:t xml:space="preserve">shown in </w:t>
      </w:r>
      <w:r w:rsidRPr="00CB5DA5">
        <w:rPr>
          <w:color w:val="4472C4" w:themeColor="accent1"/>
          <w:u w:val="single"/>
        </w:rPr>
        <w:t xml:space="preserve">Figure </w:t>
      </w:r>
      <w:r>
        <w:rPr>
          <w:color w:val="4472C4" w:themeColor="accent1"/>
          <w:u w:val="single"/>
        </w:rPr>
        <w:t>11</w:t>
      </w:r>
      <w:r>
        <w:t>.</w:t>
      </w:r>
    </w:p>
    <w:p w14:paraId="215B0C14" w14:textId="77777777" w:rsidR="00311A95" w:rsidRDefault="00311A95" w:rsidP="00311A95">
      <w:pPr>
        <w:spacing w:line="360" w:lineRule="auto"/>
        <w:jc w:val="both"/>
      </w:pPr>
      <w:r w:rsidRPr="0059344F">
        <w:rPr>
          <w:noProof/>
        </w:rPr>
        <w:lastRenderedPageBreak/>
        <w:drawing>
          <wp:inline distT="0" distB="0" distL="0" distR="0" wp14:anchorId="3465C3AC" wp14:editId="3F10772D">
            <wp:extent cx="5935345" cy="273875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345" cy="2738755"/>
                    </a:xfrm>
                    <a:prstGeom prst="rect">
                      <a:avLst/>
                    </a:prstGeom>
                    <a:noFill/>
                    <a:ln>
                      <a:noFill/>
                    </a:ln>
                  </pic:spPr>
                </pic:pic>
              </a:graphicData>
            </a:graphic>
          </wp:inline>
        </w:drawing>
      </w:r>
    </w:p>
    <w:p w14:paraId="3CEB1BA1" w14:textId="1B8CBC95" w:rsidR="00311A95" w:rsidRDefault="00311A95" w:rsidP="00311A95">
      <w:pPr>
        <w:spacing w:line="360" w:lineRule="auto"/>
        <w:jc w:val="center"/>
      </w:pPr>
      <w:r w:rsidRPr="003D4AE9">
        <w:rPr>
          <w:b/>
          <w:bCs/>
        </w:rPr>
        <w:t xml:space="preserve">Figure </w:t>
      </w:r>
      <w:r>
        <w:rPr>
          <w:b/>
          <w:bCs/>
        </w:rPr>
        <w:t>11</w:t>
      </w:r>
      <w:r w:rsidRPr="003D4AE9">
        <w:rPr>
          <w:b/>
          <w:bCs/>
        </w:rPr>
        <w:t>:</w:t>
      </w:r>
      <w:r>
        <w:t xml:space="preserve"> The structure of the output.rch of the SWAT-MODFLOW model</w:t>
      </w:r>
    </w:p>
    <w:p w14:paraId="228FCA74" w14:textId="77777777" w:rsidR="00311A95" w:rsidRPr="0059344F" w:rsidRDefault="00311A95" w:rsidP="00311A95">
      <w:pPr>
        <w:spacing w:line="360" w:lineRule="auto"/>
        <w:jc w:val="both"/>
      </w:pPr>
    </w:p>
    <w:p w14:paraId="01568B40" w14:textId="6A96AD04" w:rsidR="00311A95" w:rsidRPr="0059344F" w:rsidRDefault="00311A95" w:rsidP="00311A95">
      <w:pPr>
        <w:spacing w:line="360" w:lineRule="auto"/>
        <w:ind w:firstLine="720"/>
        <w:jc w:val="both"/>
      </w:pPr>
      <w:r w:rsidRPr="0059344F">
        <w:t>The output.rsv prints the information regarding PFAS in lakes/reservoir/wetlands</w:t>
      </w:r>
      <w:r>
        <w:t xml:space="preserve"> (</w:t>
      </w:r>
      <w:r w:rsidRPr="003D4AE9">
        <w:rPr>
          <w:color w:val="4472C4" w:themeColor="accent1"/>
          <w:u w:val="single"/>
        </w:rPr>
        <w:t xml:space="preserve">Figure </w:t>
      </w:r>
      <w:r>
        <w:rPr>
          <w:color w:val="4472C4" w:themeColor="accent1"/>
          <w:u w:val="single"/>
        </w:rPr>
        <w:t>12</w:t>
      </w:r>
      <w:r>
        <w:t>)</w:t>
      </w:r>
      <w:r w:rsidRPr="0059344F">
        <w:t xml:space="preserve">. </w:t>
      </w:r>
      <w:r>
        <w:t>The output.rsv</w:t>
      </w:r>
      <w:r w:rsidRPr="0059344F">
        <w:t xml:space="preserve"> includes PFAS input and output to the water bodies as sorbed or dissolved forms, resuspension, settling, burial, and diffusion. </w:t>
      </w:r>
    </w:p>
    <w:p w14:paraId="7028D82F" w14:textId="77777777" w:rsidR="00311A95" w:rsidRDefault="00311A95" w:rsidP="00311A95"/>
    <w:p w14:paraId="69FA7D48" w14:textId="77777777" w:rsidR="00311A95" w:rsidRPr="00BC0DA8" w:rsidRDefault="00311A95" w:rsidP="00311A95">
      <w:r>
        <w:rPr>
          <w:noProof/>
        </w:rPr>
        <w:drawing>
          <wp:inline distT="0" distB="0" distL="0" distR="0" wp14:anchorId="75B8BD14" wp14:editId="4B3AB043">
            <wp:extent cx="5935345" cy="27305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2730500"/>
                    </a:xfrm>
                    <a:prstGeom prst="rect">
                      <a:avLst/>
                    </a:prstGeom>
                    <a:noFill/>
                    <a:ln>
                      <a:noFill/>
                    </a:ln>
                  </pic:spPr>
                </pic:pic>
              </a:graphicData>
            </a:graphic>
          </wp:inline>
        </w:drawing>
      </w:r>
    </w:p>
    <w:p w14:paraId="49A5226D" w14:textId="77777777" w:rsidR="00311A95" w:rsidRDefault="00311A95" w:rsidP="00311A95">
      <w:pPr>
        <w:rPr>
          <w:b/>
          <w:bCs/>
        </w:rPr>
      </w:pPr>
      <w:r>
        <w:rPr>
          <w:b/>
          <w:bCs/>
        </w:rPr>
        <w:br w:type="page"/>
      </w:r>
    </w:p>
    <w:p w14:paraId="7F3D8984" w14:textId="77777777" w:rsidR="000175F1" w:rsidRPr="00006956" w:rsidRDefault="000175F1" w:rsidP="000175F1">
      <w:pPr>
        <w:rPr>
          <w:b/>
          <w:bCs/>
        </w:rPr>
      </w:pPr>
      <w:r w:rsidRPr="00006956">
        <w:rPr>
          <w:b/>
          <w:bCs/>
        </w:rPr>
        <w:lastRenderedPageBreak/>
        <w:t>References</w:t>
      </w:r>
      <w:r>
        <w:rPr>
          <w:b/>
          <w:bCs/>
        </w:rPr>
        <w:t>:</w:t>
      </w:r>
    </w:p>
    <w:p w14:paraId="76D17E2B" w14:textId="77777777" w:rsidR="000175F1" w:rsidRPr="005D66E2" w:rsidRDefault="000175F1" w:rsidP="000175F1">
      <w:pPr>
        <w:pStyle w:val="Bibliography"/>
        <w:spacing w:line="360" w:lineRule="auto"/>
        <w:jc w:val="both"/>
        <w:rPr>
          <w:rFonts w:cs="Times New Roman"/>
        </w:rPr>
      </w:pPr>
      <w:proofErr w:type="spellStart"/>
      <w:r w:rsidRPr="005D66E2">
        <w:rPr>
          <w:rFonts w:cs="Times New Roman"/>
        </w:rPr>
        <w:t>Barrada</w:t>
      </w:r>
      <w:proofErr w:type="spellEnd"/>
      <w:r w:rsidRPr="005D66E2">
        <w:rPr>
          <w:rFonts w:cs="Times New Roman"/>
        </w:rPr>
        <w:t xml:space="preserve">, M., </w:t>
      </w:r>
      <w:proofErr w:type="spellStart"/>
      <w:r w:rsidRPr="005D66E2">
        <w:rPr>
          <w:rFonts w:cs="Times New Roman"/>
        </w:rPr>
        <w:t>Hasnaoui</w:t>
      </w:r>
      <w:proofErr w:type="spellEnd"/>
      <w:r w:rsidRPr="005D66E2">
        <w:rPr>
          <w:rFonts w:cs="Times New Roman"/>
        </w:rPr>
        <w:t xml:space="preserve">, M.L., </w:t>
      </w:r>
      <w:proofErr w:type="spellStart"/>
      <w:r w:rsidRPr="005D66E2">
        <w:rPr>
          <w:rFonts w:cs="Times New Roman"/>
        </w:rPr>
        <w:t>Ouaissa</w:t>
      </w:r>
      <w:proofErr w:type="spellEnd"/>
      <w:r w:rsidRPr="005D66E2">
        <w:rPr>
          <w:rFonts w:cs="Times New Roman"/>
        </w:rPr>
        <w:t>, M., 2020. On the Global Convergence of Improved Halley</w:t>
      </w:r>
      <w:r>
        <w:rPr>
          <w:rFonts w:cs="Times New Roman"/>
        </w:rPr>
        <w:t>’</w:t>
      </w:r>
      <w:r w:rsidRPr="005D66E2">
        <w:rPr>
          <w:rFonts w:cs="Times New Roman"/>
        </w:rPr>
        <w:t>s Method. Engineering Letters 28.</w:t>
      </w:r>
    </w:p>
    <w:p w14:paraId="07343A11" w14:textId="77777777" w:rsidR="003F04DA" w:rsidRDefault="003F04DA"/>
    <w:sectPr w:rsidR="003F04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LTStd-Roman">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iei, Vahid">
    <w15:presenceInfo w15:providerId="AD" w15:userId="S::rafieiva@msu.edu::31f963d8-d2fe-4609-b63a-a54fbb620b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zNzQ3MjE2NDYzNjZW0lEKTi0uzszPAykwrAUA/psSXCwAAAA="/>
  </w:docVars>
  <w:rsids>
    <w:rsidRoot w:val="00311A95"/>
    <w:rsid w:val="000175F1"/>
    <w:rsid w:val="00311A95"/>
    <w:rsid w:val="003F04DA"/>
    <w:rsid w:val="006C50F7"/>
    <w:rsid w:val="0071240A"/>
    <w:rsid w:val="009E3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C905"/>
  <w15:chartTrackingRefBased/>
  <w15:docId w15:val="{FCD84EA1-BD05-43D0-9266-F82B93C4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A95"/>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11A95"/>
    <w:pPr>
      <w:spacing w:line="240" w:lineRule="auto"/>
    </w:pPr>
    <w:rPr>
      <w:rFonts w:asciiTheme="majorBidi" w:hAnsiTheme="majorBidi"/>
      <w:color w:val="000000" w:themeColor="text1"/>
      <w:sz w:val="22"/>
      <w:szCs w:val="24"/>
    </w:rPr>
  </w:style>
  <w:style w:type="paragraph" w:styleId="Bibliography">
    <w:name w:val="Bibliography"/>
    <w:basedOn w:val="Normal"/>
    <w:next w:val="Normal"/>
    <w:uiPriority w:val="37"/>
    <w:semiHidden/>
    <w:unhideWhenUsed/>
    <w:rsid w:val="00017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2985</Words>
  <Characters>17019</Characters>
  <Application>Microsoft Office Word</Application>
  <DocSecurity>0</DocSecurity>
  <Lines>141</Lines>
  <Paragraphs>39</Paragraphs>
  <ScaleCrop>false</ScaleCrop>
  <Company/>
  <LinksUpToDate>false</LinksUpToDate>
  <CharactersWithSpaces>19965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Rafiei, Vahid</dc:creator>
  <cp:keywords/>
  <dc:description/>
  <cp:lastModifiedBy>Rafiei, Vahid</cp:lastModifiedBy>
  <cp:revision>2</cp:revision>
  <dcterms:created xsi:type="dcterms:W3CDTF">2022-09-26T13:16:00Z</dcterms:created>
  <dcterms:modified xsi:type="dcterms:W3CDTF">2022-09-26T13:16:00Z</dcterms:modified>
</cp:coreProperties>
</file>