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C902C" w14:textId="3278C36E" w:rsidR="00EA3BC2" w:rsidRDefault="00EA3BC2" w:rsidP="00EA3BC2">
      <w:pPr>
        <w:jc w:val="center"/>
        <w:rPr>
          <w:b/>
          <w:bCs/>
          <w:sz w:val="36"/>
          <w:szCs w:val="32"/>
        </w:rPr>
      </w:pPr>
      <w:r w:rsidRPr="00AC6AD0">
        <w:rPr>
          <w:b/>
          <w:bCs/>
          <w:sz w:val="36"/>
          <w:szCs w:val="32"/>
        </w:rPr>
        <w:t>PFAS fate and transport simulation at watershed scale</w:t>
      </w:r>
      <w:r w:rsidR="001C11C4" w:rsidRPr="00AC6AD0">
        <w:rPr>
          <w:b/>
          <w:bCs/>
          <w:sz w:val="36"/>
          <w:szCs w:val="32"/>
        </w:rPr>
        <w:t xml:space="preserve">: </w:t>
      </w:r>
      <w:r w:rsidR="001C11C4" w:rsidRPr="00AC6AD0">
        <w:rPr>
          <w:b/>
          <w:bCs/>
          <w:sz w:val="36"/>
          <w:szCs w:val="32"/>
        </w:rPr>
        <w:t>SWAT-MODFLOW-RT3D model</w:t>
      </w:r>
    </w:p>
    <w:p w14:paraId="11BD10FA" w14:textId="75DB4561" w:rsidR="009A112D" w:rsidRDefault="003E4794" w:rsidP="00EA3BC2">
      <w:pPr>
        <w:jc w:val="center"/>
        <w:rPr>
          <w:b/>
          <w:bCs/>
          <w:sz w:val="36"/>
          <w:szCs w:val="32"/>
        </w:rPr>
      </w:pPr>
      <w:r>
        <w:rPr>
          <w:b/>
          <w:bCs/>
          <w:sz w:val="36"/>
          <w:szCs w:val="32"/>
        </w:rPr>
        <w:t>Last Update: 4/8/202</w:t>
      </w:r>
      <w:r w:rsidR="009A112D">
        <w:rPr>
          <w:b/>
          <w:bCs/>
          <w:sz w:val="36"/>
          <w:szCs w:val="32"/>
        </w:rPr>
        <w:t>3</w:t>
      </w:r>
    </w:p>
    <w:p w14:paraId="1AADEEBA" w14:textId="77777777" w:rsidR="003E4794" w:rsidRPr="003E4794" w:rsidRDefault="003E4794" w:rsidP="00EA3BC2"/>
    <w:p w14:paraId="246CDD5C" w14:textId="1C8FEE29" w:rsidR="00311A95" w:rsidRPr="009A112D" w:rsidRDefault="00311A95" w:rsidP="00EA3BC2">
      <w:pPr>
        <w:rPr>
          <w:b/>
          <w:bCs/>
          <w:sz w:val="32"/>
          <w:szCs w:val="28"/>
        </w:rPr>
      </w:pPr>
      <w:r w:rsidRPr="009A112D">
        <w:rPr>
          <w:b/>
          <w:bCs/>
          <w:sz w:val="32"/>
          <w:szCs w:val="28"/>
        </w:rPr>
        <w:t>Instruction for model developers</w:t>
      </w:r>
    </w:p>
    <w:p w14:paraId="4BBF238E" w14:textId="28E21D5C" w:rsidR="009A112D" w:rsidRDefault="009A112D" w:rsidP="001C11C4">
      <w:pPr>
        <w:spacing w:line="360" w:lineRule="auto"/>
        <w:jc w:val="both"/>
        <w:rPr>
          <w:rFonts w:eastAsia="TimesLTStd-Roman" w:cs="Times New Roman"/>
          <w:szCs w:val="24"/>
          <w:lang w:eastAsia="zh-CN"/>
        </w:rPr>
      </w:pPr>
      <w:r>
        <w:rPr>
          <w:rFonts w:eastAsia="TimesLTStd-Roman" w:cs="Times New Roman"/>
          <w:szCs w:val="24"/>
          <w:lang w:eastAsia="zh-CN"/>
        </w:rPr>
        <w:tab/>
      </w:r>
      <w:r w:rsidRPr="009A112D">
        <w:rPr>
          <w:rFonts w:eastAsia="TimesLTStd-Roman" w:cs="Times New Roman"/>
          <w:szCs w:val="24"/>
          <w:lang w:eastAsia="zh-CN"/>
        </w:rPr>
        <w:t xml:space="preserve">This </w:t>
      </w:r>
      <w:r>
        <w:rPr>
          <w:rFonts w:eastAsia="TimesLTStd-Roman" w:cs="Times New Roman"/>
          <w:szCs w:val="24"/>
          <w:lang w:eastAsia="zh-CN"/>
        </w:rPr>
        <w:t>document</w:t>
      </w:r>
      <w:r w:rsidRPr="009A112D">
        <w:rPr>
          <w:rFonts w:eastAsia="TimesLTStd-Roman" w:cs="Times New Roman"/>
          <w:szCs w:val="24"/>
          <w:lang w:eastAsia="zh-CN"/>
        </w:rPr>
        <w:t xml:space="preserve"> is aimed at developers who work with the SWAT-MODFLOW model and are interested in expanding upon the processes that have been incorporated into the model for PFAS fate and transport simulation. The SWAT model source code includes more than 70 modules and subroutines directly involved in PFAS simulation. Here, we provide an overview of the key subroutines that have been added or modified in the source code.</w:t>
      </w:r>
    </w:p>
    <w:p w14:paraId="34A61A8A" w14:textId="2B6B3AE5" w:rsidR="00D259DD" w:rsidRPr="00AC6AD0" w:rsidRDefault="00D259DD" w:rsidP="001C11C4">
      <w:pPr>
        <w:spacing w:line="360" w:lineRule="auto"/>
        <w:jc w:val="both"/>
        <w:rPr>
          <w:rFonts w:eastAsia="TimesLTStd-Roman" w:cs="Times New Roman"/>
          <w:b/>
          <w:bCs/>
          <w:sz w:val="28"/>
          <w:szCs w:val="28"/>
          <w:lang w:eastAsia="zh-CN"/>
        </w:rPr>
      </w:pPr>
      <w:r w:rsidRPr="00AC6AD0">
        <w:rPr>
          <w:rFonts w:eastAsia="TimesLTStd-Roman" w:cs="Times New Roman"/>
          <w:b/>
          <w:bCs/>
          <w:sz w:val="28"/>
          <w:szCs w:val="28"/>
          <w:lang w:eastAsia="zh-CN"/>
        </w:rPr>
        <w:t>1. PFAS concentration, type, and water</w:t>
      </w:r>
      <w:r w:rsidR="00AC6A05">
        <w:rPr>
          <w:rFonts w:eastAsia="TimesLTStd-Roman" w:cs="Times New Roman"/>
          <w:b/>
          <w:bCs/>
          <w:sz w:val="28"/>
          <w:szCs w:val="28"/>
          <w:lang w:eastAsia="zh-CN"/>
        </w:rPr>
        <w:t>-</w:t>
      </w:r>
      <w:r w:rsidRPr="00AC6AD0">
        <w:rPr>
          <w:rFonts w:eastAsia="TimesLTStd-Roman" w:cs="Times New Roman"/>
          <w:b/>
          <w:bCs/>
          <w:sz w:val="28"/>
          <w:szCs w:val="28"/>
          <w:lang w:eastAsia="zh-CN"/>
        </w:rPr>
        <w:t>solid adsorption parameters</w:t>
      </w:r>
      <w:r w:rsidR="00AC6A05">
        <w:rPr>
          <w:rFonts w:eastAsia="TimesLTStd-Roman" w:cs="Times New Roman"/>
          <w:b/>
          <w:bCs/>
          <w:sz w:val="28"/>
          <w:szCs w:val="28"/>
          <w:lang w:eastAsia="zh-CN"/>
        </w:rPr>
        <w:t xml:space="preserve"> [READING]</w:t>
      </w:r>
    </w:p>
    <w:p w14:paraId="5B1E5FC0" w14:textId="22F94F85" w:rsidR="007A7A9C" w:rsidRPr="00D259DD" w:rsidRDefault="001C11C4" w:rsidP="001C11C4">
      <w:pPr>
        <w:spacing w:line="360" w:lineRule="auto"/>
        <w:jc w:val="both"/>
        <w:rPr>
          <w:rFonts w:eastAsia="TimesLTStd-Roman" w:cs="Times New Roman"/>
          <w:b/>
          <w:bCs/>
          <w:szCs w:val="24"/>
          <w:lang w:eastAsia="zh-CN"/>
        </w:rPr>
      </w:pPr>
      <w:r>
        <w:rPr>
          <w:rFonts w:eastAsia="TimesLTStd-Roman" w:cs="Times New Roman"/>
          <w:b/>
          <w:bCs/>
          <w:i/>
          <w:iCs/>
          <w:szCs w:val="24"/>
          <w:lang w:eastAsia="zh-CN"/>
        </w:rPr>
        <w:t xml:space="preserve"> </w:t>
      </w:r>
      <w:proofErr w:type="spellStart"/>
      <w:r w:rsidR="00311A95" w:rsidRPr="006A7023">
        <w:rPr>
          <w:rFonts w:eastAsia="TimesLTStd-Roman" w:cs="Times New Roman"/>
          <w:b/>
          <w:bCs/>
          <w:i/>
          <w:iCs/>
          <w:szCs w:val="24"/>
          <w:lang w:eastAsia="zh-CN"/>
        </w:rPr>
        <w:t>readchm</w:t>
      </w:r>
      <w:r>
        <w:rPr>
          <w:rFonts w:eastAsia="TimesLTStd-Roman" w:cs="Times New Roman"/>
          <w:b/>
          <w:bCs/>
          <w:szCs w:val="24"/>
          <w:lang w:eastAsia="zh-CN"/>
        </w:rPr>
        <w:t>.</w:t>
      </w:r>
      <w:r w:rsidRPr="001C11C4">
        <w:rPr>
          <w:rFonts w:eastAsia="TimesLTStd-Roman" w:cs="Times New Roman"/>
          <w:b/>
          <w:bCs/>
          <w:i/>
          <w:iCs/>
          <w:szCs w:val="24"/>
          <w:lang w:eastAsia="zh-CN"/>
        </w:rPr>
        <w:t>f</w:t>
      </w:r>
      <w:proofErr w:type="spellEnd"/>
      <w:r w:rsidR="00D259DD">
        <w:rPr>
          <w:rFonts w:eastAsia="TimesLTStd-Roman" w:cs="Times New Roman"/>
          <w:b/>
          <w:bCs/>
          <w:szCs w:val="24"/>
          <w:lang w:eastAsia="zh-CN"/>
        </w:rPr>
        <w:t xml:space="preserve">: </w:t>
      </w:r>
      <w:r w:rsidR="00D259DD">
        <w:rPr>
          <w:rFonts w:eastAsia="TimesLTStd-Roman" w:cs="Times New Roman"/>
          <w:szCs w:val="24"/>
          <w:lang w:eastAsia="zh-CN"/>
        </w:rPr>
        <w:t>t</w:t>
      </w:r>
      <w:r w:rsidRPr="001C11C4">
        <w:rPr>
          <w:rFonts w:eastAsia="TimesLTStd-Roman" w:cs="Times New Roman"/>
          <w:szCs w:val="24"/>
          <w:lang w:eastAsia="zh-CN"/>
        </w:rPr>
        <w:t>his modified subroutine in the model reads the following variables from each HRU chemical input files</w:t>
      </w:r>
      <w:r>
        <w:rPr>
          <w:rFonts w:eastAsia="TimesLTStd-Roman" w:cs="Times New Roman"/>
          <w:szCs w:val="24"/>
          <w:lang w:eastAsia="zh-CN"/>
        </w:rPr>
        <w:t xml:space="preserve"> (or *.chm SWAT input files)</w:t>
      </w:r>
      <w:r w:rsidRPr="001C11C4">
        <w:rPr>
          <w:rFonts w:eastAsia="TimesLTStd-Roman" w:cs="Times New Roman"/>
          <w:szCs w:val="24"/>
          <w:lang w:eastAsia="zh-CN"/>
        </w:rPr>
        <w:t>: 1) initial PFAS concentration in soil layers, and 2) the Freundlich coefficients (kf and n) corresponding to PFAS in soil layers.</w:t>
      </w:r>
      <w:r>
        <w:rPr>
          <w:rFonts w:eastAsia="TimesLTStd-Roman" w:cs="Times New Roman"/>
          <w:szCs w:val="24"/>
          <w:lang w:eastAsia="zh-CN"/>
        </w:rPr>
        <w:t xml:space="preserve"> 3) ratio of the area of the contaminated sites to the HRU area. 4) number of contaminated sites in the HRU. </w:t>
      </w:r>
    </w:p>
    <w:p w14:paraId="7FA10379" w14:textId="336B6875" w:rsidR="007A7A9C" w:rsidRPr="001C11C4" w:rsidRDefault="007A7A9C" w:rsidP="007A7A9C">
      <w:pPr>
        <w:pStyle w:val="NoSpacing"/>
        <w:rPr>
          <w:u w:val="single"/>
          <w:lang w:eastAsia="zh-CN"/>
        </w:rPr>
      </w:pPr>
      <w:r w:rsidRPr="001C11C4">
        <w:rPr>
          <w:u w:val="single"/>
          <w:lang w:eastAsia="zh-CN"/>
        </w:rPr>
        <w:t xml:space="preserve">An example of *.chm file read </w:t>
      </w:r>
      <w:r w:rsidR="00D259DD">
        <w:rPr>
          <w:u w:val="single"/>
          <w:lang w:eastAsia="zh-CN"/>
        </w:rPr>
        <w:t xml:space="preserve">with one type of PFAS that the </w:t>
      </w:r>
      <w:proofErr w:type="spellStart"/>
      <w:r w:rsidRPr="001C11C4">
        <w:rPr>
          <w:u w:val="single"/>
          <w:lang w:eastAsia="zh-CN"/>
        </w:rPr>
        <w:t>reachchm.f</w:t>
      </w:r>
      <w:proofErr w:type="spellEnd"/>
      <w:r w:rsidRPr="001C11C4">
        <w:rPr>
          <w:u w:val="single"/>
          <w:lang w:eastAsia="zh-CN"/>
        </w:rPr>
        <w:t xml:space="preserve"> </w:t>
      </w:r>
      <w:r w:rsidR="00D259DD">
        <w:rPr>
          <w:u w:val="single"/>
          <w:lang w:eastAsia="zh-CN"/>
        </w:rPr>
        <w:t>can read is</w:t>
      </w:r>
      <w:r w:rsidRPr="001C11C4">
        <w:rPr>
          <w:u w:val="single"/>
          <w:lang w:eastAsia="zh-CN"/>
        </w:rPr>
        <w:t xml:space="preserve"> provided </w:t>
      </w:r>
      <w:r w:rsidR="00D259DD">
        <w:rPr>
          <w:u w:val="single"/>
          <w:lang w:eastAsia="zh-CN"/>
        </w:rPr>
        <w:t>as follows</w:t>
      </w:r>
      <w:r w:rsidRPr="001C11C4">
        <w:rPr>
          <w:u w:val="single"/>
          <w:lang w:eastAsia="zh-CN"/>
        </w:rPr>
        <w:t>:</w:t>
      </w:r>
    </w:p>
    <w:p w14:paraId="6C288429" w14:textId="29BEBD51" w:rsidR="00D259DD" w:rsidRDefault="00D259DD" w:rsidP="001C11C4">
      <w:pPr>
        <w:pStyle w:val="NoSpacing"/>
        <w:rPr>
          <w:lang w:eastAsia="zh-CN"/>
        </w:rPr>
      </w:pPr>
    </w:p>
    <w:p w14:paraId="173D030F" w14:textId="33659B71" w:rsidR="00D259DD" w:rsidRDefault="00D259DD" w:rsidP="001C11C4">
      <w:pPr>
        <w:pStyle w:val="NoSpacing"/>
        <w:rPr>
          <w:lang w:eastAsia="zh-CN"/>
        </w:rPr>
      </w:pPr>
      <w:r>
        <w:rPr>
          <w:noProof/>
          <w:lang w:eastAsia="zh-CN"/>
        </w:rPr>
        <w:lastRenderedPageBreak/>
        <mc:AlternateContent>
          <mc:Choice Requires="wps">
            <w:drawing>
              <wp:anchor distT="45720" distB="45720" distL="114300" distR="114300" simplePos="0" relativeHeight="251659264" behindDoc="0" locked="0" layoutInCell="1" allowOverlap="1" wp14:anchorId="3551D293" wp14:editId="6A526A47">
                <wp:simplePos x="0" y="0"/>
                <wp:positionH relativeFrom="margin">
                  <wp:posOffset>412750</wp:posOffset>
                </wp:positionH>
                <wp:positionV relativeFrom="paragraph">
                  <wp:posOffset>53340</wp:posOffset>
                </wp:positionV>
                <wp:extent cx="5327650" cy="38608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0" cy="3860800"/>
                        </a:xfrm>
                        <a:prstGeom prst="rect">
                          <a:avLst/>
                        </a:prstGeom>
                        <a:solidFill>
                          <a:schemeClr val="bg2"/>
                        </a:solidFill>
                        <a:ln w="9525">
                          <a:solidFill>
                            <a:srgbClr val="000000"/>
                          </a:solidFill>
                          <a:miter lim="800000"/>
                          <a:headEnd/>
                          <a:tailEnd/>
                        </a:ln>
                      </wps:spPr>
                      <wps:txbx>
                        <w:txbxContent>
                          <w:p w14:paraId="4ADB43F3" w14:textId="3575C073" w:rsidR="00F01E1D" w:rsidRPr="00D259DD" w:rsidRDefault="00F01E1D" w:rsidP="00F01E1D">
                            <w:pPr>
                              <w:rPr>
                                <w:sz w:val="20"/>
                                <w:szCs w:val="18"/>
                              </w:rPr>
                            </w:pPr>
                            <w:r w:rsidRPr="00D259DD">
                              <w:rPr>
                                <w:sz w:val="20"/>
                                <w:szCs w:val="18"/>
                              </w:rPr>
                              <w:t>PFAS in soil layers [microgram/kg]</w:t>
                            </w:r>
                          </w:p>
                          <w:p w14:paraId="58CA95CC" w14:textId="77777777" w:rsidR="00F01E1D" w:rsidRPr="00D259DD" w:rsidRDefault="00F01E1D" w:rsidP="00F01E1D">
                            <w:pPr>
                              <w:rPr>
                                <w:sz w:val="20"/>
                                <w:szCs w:val="18"/>
                              </w:rPr>
                            </w:pPr>
                            <w:r w:rsidRPr="00D259DD">
                              <w:rPr>
                                <w:sz w:val="20"/>
                                <w:szCs w:val="18"/>
                              </w:rPr>
                              <w:t>Soil layer : 1st         2nd            3rd         4th             5th           6th          7th         8th</w:t>
                            </w:r>
                          </w:p>
                          <w:p w14:paraId="6EE19437" w14:textId="59454CDC" w:rsidR="00F01E1D" w:rsidRPr="00D259DD" w:rsidRDefault="00F01E1D" w:rsidP="00F01E1D">
                            <w:pPr>
                              <w:rPr>
                                <w:sz w:val="20"/>
                                <w:szCs w:val="18"/>
                              </w:rPr>
                            </w:pPr>
                            <w:r w:rsidRPr="00D259DD">
                              <w:rPr>
                                <w:sz w:val="20"/>
                                <w:szCs w:val="18"/>
                              </w:rPr>
                              <w:t xml:space="preserve">1            </w:t>
                            </w:r>
                            <w:r w:rsidRPr="00D259DD">
                              <w:rPr>
                                <w:sz w:val="20"/>
                                <w:szCs w:val="18"/>
                              </w:rPr>
                              <w:t>1</w:t>
                            </w:r>
                            <w:r w:rsidR="007909CB">
                              <w:rPr>
                                <w:sz w:val="20"/>
                                <w:szCs w:val="18"/>
                              </w:rPr>
                              <w:t>0</w:t>
                            </w:r>
                            <w:r w:rsidRPr="00D259DD">
                              <w:rPr>
                                <w:sz w:val="20"/>
                                <w:szCs w:val="18"/>
                              </w:rPr>
                              <w:t>.2</w:t>
                            </w:r>
                            <w:r w:rsidRPr="00D259DD">
                              <w:rPr>
                                <w:sz w:val="20"/>
                                <w:szCs w:val="18"/>
                              </w:rPr>
                              <w:t>0</w:t>
                            </w:r>
                            <w:r w:rsidR="00D259DD">
                              <w:rPr>
                                <w:sz w:val="20"/>
                                <w:szCs w:val="18"/>
                              </w:rPr>
                              <w:t>0</w:t>
                            </w:r>
                            <w:r w:rsidRPr="00D259DD">
                              <w:rPr>
                                <w:sz w:val="20"/>
                                <w:szCs w:val="18"/>
                              </w:rPr>
                              <w:t xml:space="preserve">    </w:t>
                            </w:r>
                            <w:r w:rsidR="00D259DD">
                              <w:rPr>
                                <w:sz w:val="20"/>
                                <w:szCs w:val="18"/>
                              </w:rPr>
                              <w:t>2</w:t>
                            </w:r>
                            <w:r w:rsidRPr="00D259DD">
                              <w:rPr>
                                <w:sz w:val="20"/>
                                <w:szCs w:val="18"/>
                              </w:rPr>
                              <w:t>.2</w:t>
                            </w:r>
                            <w:r w:rsidR="00D259DD">
                              <w:rPr>
                                <w:sz w:val="20"/>
                                <w:szCs w:val="18"/>
                              </w:rPr>
                              <w:t>00</w:t>
                            </w:r>
                            <w:r w:rsidRPr="00D259DD">
                              <w:rPr>
                                <w:sz w:val="20"/>
                                <w:szCs w:val="18"/>
                              </w:rPr>
                              <w:t xml:space="preserve">    0.</w:t>
                            </w:r>
                            <w:r w:rsidR="007909CB">
                              <w:rPr>
                                <w:sz w:val="20"/>
                                <w:szCs w:val="18"/>
                              </w:rPr>
                              <w:t>2</w:t>
                            </w:r>
                            <w:r w:rsidRPr="00D259DD">
                              <w:rPr>
                                <w:sz w:val="20"/>
                                <w:szCs w:val="18"/>
                              </w:rPr>
                              <w:t>00    0.000    0.0000    0.0000    0.0000    0.0000</w:t>
                            </w:r>
                          </w:p>
                          <w:p w14:paraId="5EFFEB67" w14:textId="77777777" w:rsidR="00F01E1D" w:rsidRPr="00D259DD" w:rsidRDefault="00F01E1D" w:rsidP="00F01E1D">
                            <w:pPr>
                              <w:rPr>
                                <w:sz w:val="20"/>
                                <w:szCs w:val="18"/>
                              </w:rPr>
                            </w:pPr>
                            <w:r w:rsidRPr="00D259DD">
                              <w:rPr>
                                <w:sz w:val="20"/>
                                <w:szCs w:val="18"/>
                              </w:rPr>
                              <w:t>Freundlich  Sorption (kf) [(nmol/kg)/(</w:t>
                            </w:r>
                            <w:proofErr w:type="spellStart"/>
                            <w:r w:rsidRPr="00D259DD">
                              <w:rPr>
                                <w:sz w:val="20"/>
                                <w:szCs w:val="18"/>
                              </w:rPr>
                              <w:t>nM</w:t>
                            </w:r>
                            <w:proofErr w:type="spellEnd"/>
                            <w:r w:rsidRPr="00D259DD">
                              <w:rPr>
                                <w:sz w:val="20"/>
                                <w:szCs w:val="18"/>
                              </w:rPr>
                              <w:t>)^n]</w:t>
                            </w:r>
                          </w:p>
                          <w:p w14:paraId="1AF6BE23" w14:textId="77777777" w:rsidR="00F01E1D" w:rsidRPr="00D259DD" w:rsidRDefault="00F01E1D" w:rsidP="00F01E1D">
                            <w:pPr>
                              <w:rPr>
                                <w:sz w:val="20"/>
                                <w:szCs w:val="18"/>
                              </w:rPr>
                            </w:pPr>
                            <w:r w:rsidRPr="00D259DD">
                              <w:rPr>
                                <w:sz w:val="20"/>
                                <w:szCs w:val="18"/>
                              </w:rPr>
                              <w:t>Soil layer  : 1st         2nd            3rd         4th             5th           6th          7th         8th</w:t>
                            </w:r>
                          </w:p>
                          <w:p w14:paraId="06E917E4" w14:textId="027167A0" w:rsidR="00F01E1D" w:rsidRPr="00D259DD" w:rsidRDefault="00F01E1D" w:rsidP="00F01E1D">
                            <w:pPr>
                              <w:rPr>
                                <w:sz w:val="20"/>
                                <w:szCs w:val="18"/>
                              </w:rPr>
                            </w:pPr>
                            <w:r w:rsidRPr="00D259DD">
                              <w:rPr>
                                <w:sz w:val="20"/>
                                <w:szCs w:val="18"/>
                              </w:rPr>
                              <w:t xml:space="preserve">1            247.307    </w:t>
                            </w:r>
                            <w:r w:rsidR="007909CB">
                              <w:rPr>
                                <w:sz w:val="20"/>
                                <w:szCs w:val="18"/>
                              </w:rPr>
                              <w:t>1</w:t>
                            </w:r>
                            <w:r w:rsidRPr="00D259DD">
                              <w:rPr>
                                <w:sz w:val="20"/>
                                <w:szCs w:val="18"/>
                              </w:rPr>
                              <w:t xml:space="preserve">47.307    </w:t>
                            </w:r>
                            <w:r w:rsidR="007909CB">
                              <w:rPr>
                                <w:sz w:val="20"/>
                                <w:szCs w:val="18"/>
                              </w:rPr>
                              <w:t>100</w:t>
                            </w:r>
                            <w:r w:rsidRPr="00D259DD">
                              <w:rPr>
                                <w:sz w:val="20"/>
                                <w:szCs w:val="18"/>
                              </w:rPr>
                              <w:t>.</w:t>
                            </w:r>
                            <w:r w:rsidR="007909CB">
                              <w:rPr>
                                <w:sz w:val="20"/>
                                <w:szCs w:val="18"/>
                              </w:rPr>
                              <w:t>324</w:t>
                            </w:r>
                            <w:r w:rsidRPr="00D259DD">
                              <w:rPr>
                                <w:sz w:val="20"/>
                                <w:szCs w:val="18"/>
                              </w:rPr>
                              <w:t xml:space="preserve">    0.000    0.0000    0.0000    0.0000    0.0000</w:t>
                            </w:r>
                          </w:p>
                          <w:p w14:paraId="37462AC5" w14:textId="15D9D8B3" w:rsidR="00F01E1D" w:rsidRPr="00D259DD" w:rsidRDefault="00F01E1D" w:rsidP="00F01E1D">
                            <w:pPr>
                              <w:rPr>
                                <w:sz w:val="20"/>
                                <w:szCs w:val="18"/>
                              </w:rPr>
                            </w:pPr>
                            <w:r w:rsidRPr="00D259DD">
                              <w:rPr>
                                <w:sz w:val="20"/>
                                <w:szCs w:val="18"/>
                              </w:rPr>
                              <w:t>Freundlich  exponent (n) [</w:t>
                            </w:r>
                            <w:r w:rsidRPr="00D259DD">
                              <w:rPr>
                                <w:sz w:val="20"/>
                                <w:szCs w:val="18"/>
                              </w:rPr>
                              <w:t>dimensionless</w:t>
                            </w:r>
                            <w:r w:rsidRPr="00D259DD">
                              <w:rPr>
                                <w:sz w:val="20"/>
                                <w:szCs w:val="18"/>
                              </w:rPr>
                              <w:t>]</w:t>
                            </w:r>
                          </w:p>
                          <w:p w14:paraId="19E3901A" w14:textId="77777777" w:rsidR="00F01E1D" w:rsidRPr="00D259DD" w:rsidRDefault="00F01E1D" w:rsidP="00F01E1D">
                            <w:pPr>
                              <w:rPr>
                                <w:sz w:val="20"/>
                                <w:szCs w:val="18"/>
                              </w:rPr>
                            </w:pPr>
                            <w:r w:rsidRPr="00D259DD">
                              <w:rPr>
                                <w:sz w:val="20"/>
                                <w:szCs w:val="18"/>
                              </w:rPr>
                              <w:t>Soil layer   :1st         2nd            3rd         4th             5th           6th          7th         8th</w:t>
                            </w:r>
                          </w:p>
                          <w:p w14:paraId="4A1BE254" w14:textId="26768299" w:rsidR="00F01E1D" w:rsidRPr="00D259DD" w:rsidRDefault="00F01E1D" w:rsidP="00F01E1D">
                            <w:pPr>
                              <w:rPr>
                                <w:sz w:val="20"/>
                                <w:szCs w:val="18"/>
                              </w:rPr>
                            </w:pPr>
                            <w:r w:rsidRPr="00D259DD">
                              <w:rPr>
                                <w:sz w:val="20"/>
                                <w:szCs w:val="18"/>
                              </w:rPr>
                              <w:t xml:space="preserve">1            0.4307      0.4307         </w:t>
                            </w:r>
                            <w:r w:rsidR="007909CB">
                              <w:rPr>
                                <w:sz w:val="20"/>
                                <w:szCs w:val="18"/>
                              </w:rPr>
                              <w:t>0</w:t>
                            </w:r>
                            <w:r w:rsidRPr="00D259DD">
                              <w:rPr>
                                <w:sz w:val="20"/>
                                <w:szCs w:val="18"/>
                              </w:rPr>
                              <w:t>.</w:t>
                            </w:r>
                            <w:r w:rsidR="007909CB">
                              <w:rPr>
                                <w:sz w:val="20"/>
                                <w:szCs w:val="18"/>
                              </w:rPr>
                              <w:t>3093</w:t>
                            </w:r>
                            <w:r w:rsidRPr="00D259DD">
                              <w:rPr>
                                <w:sz w:val="20"/>
                                <w:szCs w:val="18"/>
                              </w:rPr>
                              <w:t xml:space="preserve">     0.0         0.0000         0.0000       0.0000      0.0000</w:t>
                            </w:r>
                          </w:p>
                          <w:p w14:paraId="2AC682CA" w14:textId="7C1D6AB1" w:rsidR="00F01E1D" w:rsidRPr="00D259DD" w:rsidRDefault="00F01E1D" w:rsidP="00F01E1D">
                            <w:pPr>
                              <w:rPr>
                                <w:sz w:val="20"/>
                                <w:szCs w:val="18"/>
                              </w:rPr>
                            </w:pPr>
                            <w:r w:rsidRPr="00D259DD">
                              <w:rPr>
                                <w:sz w:val="20"/>
                                <w:szCs w:val="18"/>
                              </w:rPr>
                              <w:t>Enrichment ratio [</w:t>
                            </w:r>
                            <w:r w:rsidRPr="00D259DD">
                              <w:rPr>
                                <w:sz w:val="20"/>
                                <w:szCs w:val="18"/>
                              </w:rPr>
                              <w:t>dimensionless</w:t>
                            </w:r>
                            <w:r w:rsidRPr="00D259DD">
                              <w:rPr>
                                <w:sz w:val="20"/>
                                <w:szCs w:val="18"/>
                              </w:rPr>
                              <w:t>]</w:t>
                            </w:r>
                          </w:p>
                          <w:p w14:paraId="1C9443CB" w14:textId="77777777" w:rsidR="00F01E1D" w:rsidRPr="00D259DD" w:rsidRDefault="00F01E1D" w:rsidP="00F01E1D">
                            <w:pPr>
                              <w:rPr>
                                <w:sz w:val="20"/>
                                <w:szCs w:val="18"/>
                              </w:rPr>
                            </w:pPr>
                            <w:r w:rsidRPr="00D259DD">
                              <w:rPr>
                                <w:sz w:val="20"/>
                                <w:szCs w:val="18"/>
                              </w:rPr>
                              <w:t>Soil layer   :1st</w:t>
                            </w:r>
                          </w:p>
                          <w:p w14:paraId="7EF9965D" w14:textId="77777777" w:rsidR="00F01E1D" w:rsidRPr="00D259DD" w:rsidRDefault="00F01E1D" w:rsidP="00F01E1D">
                            <w:pPr>
                              <w:rPr>
                                <w:sz w:val="20"/>
                                <w:szCs w:val="18"/>
                              </w:rPr>
                            </w:pPr>
                            <w:r w:rsidRPr="00D259DD">
                              <w:rPr>
                                <w:sz w:val="20"/>
                                <w:szCs w:val="18"/>
                              </w:rPr>
                              <w:t>1             1.0000</w:t>
                            </w:r>
                          </w:p>
                          <w:p w14:paraId="480A62E6" w14:textId="77777777" w:rsidR="00F01E1D" w:rsidRPr="00D259DD" w:rsidRDefault="00F01E1D" w:rsidP="00F01E1D">
                            <w:pPr>
                              <w:rPr>
                                <w:sz w:val="20"/>
                                <w:szCs w:val="18"/>
                              </w:rPr>
                            </w:pPr>
                            <w:r w:rsidRPr="00D259DD">
                              <w:rPr>
                                <w:sz w:val="20"/>
                                <w:szCs w:val="18"/>
                              </w:rPr>
                              <w:t>Contamination site information [optional]:</w:t>
                            </w:r>
                          </w:p>
                          <w:p w14:paraId="5180E7CC" w14:textId="5422DDCD" w:rsidR="00F01E1D" w:rsidRPr="00D259DD" w:rsidRDefault="00F01E1D" w:rsidP="00F01E1D">
                            <w:pPr>
                              <w:rPr>
                                <w:sz w:val="20"/>
                                <w:szCs w:val="18"/>
                              </w:rPr>
                            </w:pPr>
                            <w:r w:rsidRPr="00D259DD">
                              <w:rPr>
                                <w:sz w:val="20"/>
                                <w:szCs w:val="18"/>
                              </w:rPr>
                              <w:t xml:space="preserve">1.0     |ratio of the contaminated site to the </w:t>
                            </w:r>
                            <w:r w:rsidRPr="00D259DD">
                              <w:rPr>
                                <w:sz w:val="20"/>
                                <w:szCs w:val="18"/>
                              </w:rPr>
                              <w:t>HRU</w:t>
                            </w:r>
                            <w:r w:rsidRPr="00D259DD">
                              <w:rPr>
                                <w:sz w:val="20"/>
                                <w:szCs w:val="18"/>
                              </w:rPr>
                              <w:t xml:space="preserve"> area</w:t>
                            </w:r>
                            <w:r w:rsidRPr="00D259DD">
                              <w:rPr>
                                <w:sz w:val="20"/>
                                <w:szCs w:val="18"/>
                              </w:rPr>
                              <w:t xml:space="preserve"> (only used for HRUs with contaminated sites)</w:t>
                            </w:r>
                          </w:p>
                          <w:p w14:paraId="2BC80641" w14:textId="4E9F045A" w:rsidR="00F01E1D" w:rsidRPr="00D259DD" w:rsidRDefault="00F01E1D" w:rsidP="00F01E1D">
                            <w:pPr>
                              <w:rPr>
                                <w:sz w:val="20"/>
                                <w:szCs w:val="18"/>
                              </w:rPr>
                            </w:pPr>
                            <w:r w:rsidRPr="00D259DD">
                              <w:rPr>
                                <w:sz w:val="20"/>
                                <w:szCs w:val="18"/>
                              </w:rPr>
                              <w:t xml:space="preserve">0     </w:t>
                            </w:r>
                            <w:r w:rsidRPr="00D259DD">
                              <w:rPr>
                                <w:sz w:val="20"/>
                                <w:szCs w:val="18"/>
                              </w:rPr>
                              <w:t xml:space="preserve">   </w:t>
                            </w:r>
                            <w:r w:rsidRPr="00D259DD">
                              <w:rPr>
                                <w:sz w:val="20"/>
                                <w:szCs w:val="18"/>
                              </w:rPr>
                              <w:t>|number of contaminated sites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51D293" id="_x0000_t202" coordsize="21600,21600" o:spt="202" path="m,l,21600r21600,l21600,xe">
                <v:stroke joinstyle="miter"/>
                <v:path gradientshapeok="t" o:connecttype="rect"/>
              </v:shapetype>
              <v:shape id="Text Box 2" o:spid="_x0000_s1026" type="#_x0000_t202" style="position:absolute;margin-left:32.5pt;margin-top:4.2pt;width:419.5pt;height:30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" fillcolor="#e7e6e6 [3214]">
                <v:textbox>
                  <w:txbxContent>
                    <w:p w14:paraId="4ADB43F3" w14:textId="3575C073" w:rsidR="00F01E1D" w:rsidRPr="00D259DD" w:rsidRDefault="00F01E1D" w:rsidP="00F01E1D">
                      <w:pPr>
                        <w:rPr>
                          <w:sz w:val="20"/>
                          <w:szCs w:val="18"/>
                        </w:rPr>
                      </w:pPr>
                      <w:r w:rsidRPr="00D259DD">
                        <w:rPr>
                          <w:sz w:val="20"/>
                          <w:szCs w:val="18"/>
                        </w:rPr>
                        <w:t>PFAS in soil layers [microgram/kg]</w:t>
                      </w:r>
                    </w:p>
                    <w:p w14:paraId="58CA95CC" w14:textId="77777777" w:rsidR="00F01E1D" w:rsidRPr="00D259DD" w:rsidRDefault="00F01E1D" w:rsidP="00F01E1D">
                      <w:pPr>
                        <w:rPr>
                          <w:sz w:val="20"/>
                          <w:szCs w:val="18"/>
                        </w:rPr>
                      </w:pPr>
                      <w:r w:rsidRPr="00D259DD">
                        <w:rPr>
                          <w:sz w:val="20"/>
                          <w:szCs w:val="18"/>
                        </w:rPr>
                        <w:t>Soil layer : 1st         2nd            3rd         4th             5th           6th          7th         8th</w:t>
                      </w:r>
                    </w:p>
                    <w:p w14:paraId="6EE19437" w14:textId="59454CDC" w:rsidR="00F01E1D" w:rsidRPr="00D259DD" w:rsidRDefault="00F01E1D" w:rsidP="00F01E1D">
                      <w:pPr>
                        <w:rPr>
                          <w:sz w:val="20"/>
                          <w:szCs w:val="18"/>
                        </w:rPr>
                      </w:pPr>
                      <w:r w:rsidRPr="00D259DD">
                        <w:rPr>
                          <w:sz w:val="20"/>
                          <w:szCs w:val="18"/>
                        </w:rPr>
                        <w:t xml:space="preserve">1            </w:t>
                      </w:r>
                      <w:r w:rsidRPr="00D259DD">
                        <w:rPr>
                          <w:sz w:val="20"/>
                          <w:szCs w:val="18"/>
                        </w:rPr>
                        <w:t>1</w:t>
                      </w:r>
                      <w:r w:rsidR="007909CB">
                        <w:rPr>
                          <w:sz w:val="20"/>
                          <w:szCs w:val="18"/>
                        </w:rPr>
                        <w:t>0</w:t>
                      </w:r>
                      <w:r w:rsidRPr="00D259DD">
                        <w:rPr>
                          <w:sz w:val="20"/>
                          <w:szCs w:val="18"/>
                        </w:rPr>
                        <w:t>.2</w:t>
                      </w:r>
                      <w:r w:rsidRPr="00D259DD">
                        <w:rPr>
                          <w:sz w:val="20"/>
                          <w:szCs w:val="18"/>
                        </w:rPr>
                        <w:t>0</w:t>
                      </w:r>
                      <w:r w:rsidR="00D259DD">
                        <w:rPr>
                          <w:sz w:val="20"/>
                          <w:szCs w:val="18"/>
                        </w:rPr>
                        <w:t>0</w:t>
                      </w:r>
                      <w:r w:rsidRPr="00D259DD">
                        <w:rPr>
                          <w:sz w:val="20"/>
                          <w:szCs w:val="18"/>
                        </w:rPr>
                        <w:t xml:space="preserve">    </w:t>
                      </w:r>
                      <w:r w:rsidR="00D259DD">
                        <w:rPr>
                          <w:sz w:val="20"/>
                          <w:szCs w:val="18"/>
                        </w:rPr>
                        <w:t>2</w:t>
                      </w:r>
                      <w:r w:rsidRPr="00D259DD">
                        <w:rPr>
                          <w:sz w:val="20"/>
                          <w:szCs w:val="18"/>
                        </w:rPr>
                        <w:t>.2</w:t>
                      </w:r>
                      <w:r w:rsidR="00D259DD">
                        <w:rPr>
                          <w:sz w:val="20"/>
                          <w:szCs w:val="18"/>
                        </w:rPr>
                        <w:t>00</w:t>
                      </w:r>
                      <w:r w:rsidRPr="00D259DD">
                        <w:rPr>
                          <w:sz w:val="20"/>
                          <w:szCs w:val="18"/>
                        </w:rPr>
                        <w:t xml:space="preserve">    0.</w:t>
                      </w:r>
                      <w:r w:rsidR="007909CB">
                        <w:rPr>
                          <w:sz w:val="20"/>
                          <w:szCs w:val="18"/>
                        </w:rPr>
                        <w:t>2</w:t>
                      </w:r>
                      <w:r w:rsidRPr="00D259DD">
                        <w:rPr>
                          <w:sz w:val="20"/>
                          <w:szCs w:val="18"/>
                        </w:rPr>
                        <w:t>00    0.000    0.0000    0.0000    0.0000    0.0000</w:t>
                      </w:r>
                    </w:p>
                    <w:p w14:paraId="5EFFEB67" w14:textId="77777777" w:rsidR="00F01E1D" w:rsidRPr="00D259DD" w:rsidRDefault="00F01E1D" w:rsidP="00F01E1D">
                      <w:pPr>
                        <w:rPr>
                          <w:sz w:val="20"/>
                          <w:szCs w:val="18"/>
                        </w:rPr>
                      </w:pPr>
                      <w:r w:rsidRPr="00D259DD">
                        <w:rPr>
                          <w:sz w:val="20"/>
                          <w:szCs w:val="18"/>
                        </w:rPr>
                        <w:t>Freundlich  Sorption (kf) [(nmol/kg)/(</w:t>
                      </w:r>
                      <w:proofErr w:type="spellStart"/>
                      <w:r w:rsidRPr="00D259DD">
                        <w:rPr>
                          <w:sz w:val="20"/>
                          <w:szCs w:val="18"/>
                        </w:rPr>
                        <w:t>nM</w:t>
                      </w:r>
                      <w:proofErr w:type="spellEnd"/>
                      <w:r w:rsidRPr="00D259DD">
                        <w:rPr>
                          <w:sz w:val="20"/>
                          <w:szCs w:val="18"/>
                        </w:rPr>
                        <w:t>)^n]</w:t>
                      </w:r>
                    </w:p>
                    <w:p w14:paraId="1AF6BE23" w14:textId="77777777" w:rsidR="00F01E1D" w:rsidRPr="00D259DD" w:rsidRDefault="00F01E1D" w:rsidP="00F01E1D">
                      <w:pPr>
                        <w:rPr>
                          <w:sz w:val="20"/>
                          <w:szCs w:val="18"/>
                        </w:rPr>
                      </w:pPr>
                      <w:r w:rsidRPr="00D259DD">
                        <w:rPr>
                          <w:sz w:val="20"/>
                          <w:szCs w:val="18"/>
                        </w:rPr>
                        <w:t>Soil layer  : 1st         2nd            3rd         4th             5th           6th          7th         8th</w:t>
                      </w:r>
                    </w:p>
                    <w:p w14:paraId="06E917E4" w14:textId="027167A0" w:rsidR="00F01E1D" w:rsidRPr="00D259DD" w:rsidRDefault="00F01E1D" w:rsidP="00F01E1D">
                      <w:pPr>
                        <w:rPr>
                          <w:sz w:val="20"/>
                          <w:szCs w:val="18"/>
                        </w:rPr>
                      </w:pPr>
                      <w:r w:rsidRPr="00D259DD">
                        <w:rPr>
                          <w:sz w:val="20"/>
                          <w:szCs w:val="18"/>
                        </w:rPr>
                        <w:t xml:space="preserve">1            247.307    </w:t>
                      </w:r>
                      <w:r w:rsidR="007909CB">
                        <w:rPr>
                          <w:sz w:val="20"/>
                          <w:szCs w:val="18"/>
                        </w:rPr>
                        <w:t>1</w:t>
                      </w:r>
                      <w:r w:rsidRPr="00D259DD">
                        <w:rPr>
                          <w:sz w:val="20"/>
                          <w:szCs w:val="18"/>
                        </w:rPr>
                        <w:t xml:space="preserve">47.307    </w:t>
                      </w:r>
                      <w:r w:rsidR="007909CB">
                        <w:rPr>
                          <w:sz w:val="20"/>
                          <w:szCs w:val="18"/>
                        </w:rPr>
                        <w:t>100</w:t>
                      </w:r>
                      <w:r w:rsidRPr="00D259DD">
                        <w:rPr>
                          <w:sz w:val="20"/>
                          <w:szCs w:val="18"/>
                        </w:rPr>
                        <w:t>.</w:t>
                      </w:r>
                      <w:r w:rsidR="007909CB">
                        <w:rPr>
                          <w:sz w:val="20"/>
                          <w:szCs w:val="18"/>
                        </w:rPr>
                        <w:t>324</w:t>
                      </w:r>
                      <w:r w:rsidRPr="00D259DD">
                        <w:rPr>
                          <w:sz w:val="20"/>
                          <w:szCs w:val="18"/>
                        </w:rPr>
                        <w:t xml:space="preserve">    0.000    0.0000    0.0000    0.0000    0.0000</w:t>
                      </w:r>
                    </w:p>
                    <w:p w14:paraId="37462AC5" w14:textId="15D9D8B3" w:rsidR="00F01E1D" w:rsidRPr="00D259DD" w:rsidRDefault="00F01E1D" w:rsidP="00F01E1D">
                      <w:pPr>
                        <w:rPr>
                          <w:sz w:val="20"/>
                          <w:szCs w:val="18"/>
                        </w:rPr>
                      </w:pPr>
                      <w:r w:rsidRPr="00D259DD">
                        <w:rPr>
                          <w:sz w:val="20"/>
                          <w:szCs w:val="18"/>
                        </w:rPr>
                        <w:t>Freundlich  exponent (n) [</w:t>
                      </w:r>
                      <w:r w:rsidRPr="00D259DD">
                        <w:rPr>
                          <w:sz w:val="20"/>
                          <w:szCs w:val="18"/>
                        </w:rPr>
                        <w:t>dimensionless</w:t>
                      </w:r>
                      <w:r w:rsidRPr="00D259DD">
                        <w:rPr>
                          <w:sz w:val="20"/>
                          <w:szCs w:val="18"/>
                        </w:rPr>
                        <w:t>]</w:t>
                      </w:r>
                    </w:p>
                    <w:p w14:paraId="19E3901A" w14:textId="77777777" w:rsidR="00F01E1D" w:rsidRPr="00D259DD" w:rsidRDefault="00F01E1D" w:rsidP="00F01E1D">
                      <w:pPr>
                        <w:rPr>
                          <w:sz w:val="20"/>
                          <w:szCs w:val="18"/>
                        </w:rPr>
                      </w:pPr>
                      <w:r w:rsidRPr="00D259DD">
                        <w:rPr>
                          <w:sz w:val="20"/>
                          <w:szCs w:val="18"/>
                        </w:rPr>
                        <w:t>Soil layer   :1st         2nd            3rd         4th             5th           6th          7th         8th</w:t>
                      </w:r>
                    </w:p>
                    <w:p w14:paraId="4A1BE254" w14:textId="26768299" w:rsidR="00F01E1D" w:rsidRPr="00D259DD" w:rsidRDefault="00F01E1D" w:rsidP="00F01E1D">
                      <w:pPr>
                        <w:rPr>
                          <w:sz w:val="20"/>
                          <w:szCs w:val="18"/>
                        </w:rPr>
                      </w:pPr>
                      <w:r w:rsidRPr="00D259DD">
                        <w:rPr>
                          <w:sz w:val="20"/>
                          <w:szCs w:val="18"/>
                        </w:rPr>
                        <w:t xml:space="preserve">1            0.4307      0.4307         </w:t>
                      </w:r>
                      <w:r w:rsidR="007909CB">
                        <w:rPr>
                          <w:sz w:val="20"/>
                          <w:szCs w:val="18"/>
                        </w:rPr>
                        <w:t>0</w:t>
                      </w:r>
                      <w:r w:rsidRPr="00D259DD">
                        <w:rPr>
                          <w:sz w:val="20"/>
                          <w:szCs w:val="18"/>
                        </w:rPr>
                        <w:t>.</w:t>
                      </w:r>
                      <w:r w:rsidR="007909CB">
                        <w:rPr>
                          <w:sz w:val="20"/>
                          <w:szCs w:val="18"/>
                        </w:rPr>
                        <w:t>3093</w:t>
                      </w:r>
                      <w:r w:rsidRPr="00D259DD">
                        <w:rPr>
                          <w:sz w:val="20"/>
                          <w:szCs w:val="18"/>
                        </w:rPr>
                        <w:t xml:space="preserve">     0.0         0.0000         0.0000       0.0000      0.0000</w:t>
                      </w:r>
                    </w:p>
                    <w:p w14:paraId="2AC682CA" w14:textId="7C1D6AB1" w:rsidR="00F01E1D" w:rsidRPr="00D259DD" w:rsidRDefault="00F01E1D" w:rsidP="00F01E1D">
                      <w:pPr>
                        <w:rPr>
                          <w:sz w:val="20"/>
                          <w:szCs w:val="18"/>
                        </w:rPr>
                      </w:pPr>
                      <w:r w:rsidRPr="00D259DD">
                        <w:rPr>
                          <w:sz w:val="20"/>
                          <w:szCs w:val="18"/>
                        </w:rPr>
                        <w:t>Enrichment ratio [</w:t>
                      </w:r>
                      <w:r w:rsidRPr="00D259DD">
                        <w:rPr>
                          <w:sz w:val="20"/>
                          <w:szCs w:val="18"/>
                        </w:rPr>
                        <w:t>dimensionless</w:t>
                      </w:r>
                      <w:r w:rsidRPr="00D259DD">
                        <w:rPr>
                          <w:sz w:val="20"/>
                          <w:szCs w:val="18"/>
                        </w:rPr>
                        <w:t>]</w:t>
                      </w:r>
                    </w:p>
                    <w:p w14:paraId="1C9443CB" w14:textId="77777777" w:rsidR="00F01E1D" w:rsidRPr="00D259DD" w:rsidRDefault="00F01E1D" w:rsidP="00F01E1D">
                      <w:pPr>
                        <w:rPr>
                          <w:sz w:val="20"/>
                          <w:szCs w:val="18"/>
                        </w:rPr>
                      </w:pPr>
                      <w:r w:rsidRPr="00D259DD">
                        <w:rPr>
                          <w:sz w:val="20"/>
                          <w:szCs w:val="18"/>
                        </w:rPr>
                        <w:t>Soil layer   :1st</w:t>
                      </w:r>
                    </w:p>
                    <w:p w14:paraId="7EF9965D" w14:textId="77777777" w:rsidR="00F01E1D" w:rsidRPr="00D259DD" w:rsidRDefault="00F01E1D" w:rsidP="00F01E1D">
                      <w:pPr>
                        <w:rPr>
                          <w:sz w:val="20"/>
                          <w:szCs w:val="18"/>
                        </w:rPr>
                      </w:pPr>
                      <w:r w:rsidRPr="00D259DD">
                        <w:rPr>
                          <w:sz w:val="20"/>
                          <w:szCs w:val="18"/>
                        </w:rPr>
                        <w:t>1             1.0000</w:t>
                      </w:r>
                    </w:p>
                    <w:p w14:paraId="480A62E6" w14:textId="77777777" w:rsidR="00F01E1D" w:rsidRPr="00D259DD" w:rsidRDefault="00F01E1D" w:rsidP="00F01E1D">
                      <w:pPr>
                        <w:rPr>
                          <w:sz w:val="20"/>
                          <w:szCs w:val="18"/>
                        </w:rPr>
                      </w:pPr>
                      <w:r w:rsidRPr="00D259DD">
                        <w:rPr>
                          <w:sz w:val="20"/>
                          <w:szCs w:val="18"/>
                        </w:rPr>
                        <w:t>Contamination site information [optional]:</w:t>
                      </w:r>
                    </w:p>
                    <w:p w14:paraId="5180E7CC" w14:textId="5422DDCD" w:rsidR="00F01E1D" w:rsidRPr="00D259DD" w:rsidRDefault="00F01E1D" w:rsidP="00F01E1D">
                      <w:pPr>
                        <w:rPr>
                          <w:sz w:val="20"/>
                          <w:szCs w:val="18"/>
                        </w:rPr>
                      </w:pPr>
                      <w:r w:rsidRPr="00D259DD">
                        <w:rPr>
                          <w:sz w:val="20"/>
                          <w:szCs w:val="18"/>
                        </w:rPr>
                        <w:t xml:space="preserve">1.0     |ratio of the contaminated site to the </w:t>
                      </w:r>
                      <w:r w:rsidRPr="00D259DD">
                        <w:rPr>
                          <w:sz w:val="20"/>
                          <w:szCs w:val="18"/>
                        </w:rPr>
                        <w:t>HRU</w:t>
                      </w:r>
                      <w:r w:rsidRPr="00D259DD">
                        <w:rPr>
                          <w:sz w:val="20"/>
                          <w:szCs w:val="18"/>
                        </w:rPr>
                        <w:t xml:space="preserve"> area</w:t>
                      </w:r>
                      <w:r w:rsidRPr="00D259DD">
                        <w:rPr>
                          <w:sz w:val="20"/>
                          <w:szCs w:val="18"/>
                        </w:rPr>
                        <w:t xml:space="preserve"> (only used for HRUs with contaminated sites)</w:t>
                      </w:r>
                    </w:p>
                    <w:p w14:paraId="2BC80641" w14:textId="4E9F045A" w:rsidR="00F01E1D" w:rsidRPr="00D259DD" w:rsidRDefault="00F01E1D" w:rsidP="00F01E1D">
                      <w:pPr>
                        <w:rPr>
                          <w:sz w:val="20"/>
                          <w:szCs w:val="18"/>
                        </w:rPr>
                      </w:pPr>
                      <w:r w:rsidRPr="00D259DD">
                        <w:rPr>
                          <w:sz w:val="20"/>
                          <w:szCs w:val="18"/>
                        </w:rPr>
                        <w:t xml:space="preserve">0     </w:t>
                      </w:r>
                      <w:r w:rsidRPr="00D259DD">
                        <w:rPr>
                          <w:sz w:val="20"/>
                          <w:szCs w:val="18"/>
                        </w:rPr>
                        <w:t xml:space="preserve">   </w:t>
                      </w:r>
                      <w:r w:rsidRPr="00D259DD">
                        <w:rPr>
                          <w:sz w:val="20"/>
                          <w:szCs w:val="18"/>
                        </w:rPr>
                        <w:t>|number of contaminated sites</w:t>
                      </w:r>
                    </w:p>
                  </w:txbxContent>
                </v:textbox>
                <w10:wrap type="square" anchorx="margin"/>
              </v:shape>
            </w:pict>
          </mc:Fallback>
        </mc:AlternateContent>
      </w:r>
    </w:p>
    <w:p w14:paraId="313ADD28" w14:textId="77777777" w:rsidR="00D259DD" w:rsidRDefault="00D259DD" w:rsidP="001C11C4">
      <w:pPr>
        <w:pStyle w:val="NoSpacing"/>
        <w:rPr>
          <w:lang w:eastAsia="zh-CN"/>
        </w:rPr>
      </w:pPr>
    </w:p>
    <w:p w14:paraId="38E053AA" w14:textId="77777777" w:rsidR="00D259DD" w:rsidRDefault="00D259DD" w:rsidP="001C11C4">
      <w:pPr>
        <w:pStyle w:val="NoSpacing"/>
        <w:rPr>
          <w:lang w:eastAsia="zh-CN"/>
        </w:rPr>
      </w:pPr>
    </w:p>
    <w:p w14:paraId="588E0AFD" w14:textId="77777777" w:rsidR="00D259DD" w:rsidRDefault="00D259DD" w:rsidP="001C11C4">
      <w:pPr>
        <w:pStyle w:val="NoSpacing"/>
        <w:rPr>
          <w:lang w:eastAsia="zh-CN"/>
        </w:rPr>
      </w:pPr>
    </w:p>
    <w:p w14:paraId="628DD03C" w14:textId="77777777" w:rsidR="00D259DD" w:rsidRDefault="00D259DD" w:rsidP="001C11C4">
      <w:pPr>
        <w:pStyle w:val="NoSpacing"/>
        <w:rPr>
          <w:lang w:eastAsia="zh-CN"/>
        </w:rPr>
      </w:pPr>
    </w:p>
    <w:p w14:paraId="7913CE44" w14:textId="77777777" w:rsidR="00D259DD" w:rsidRDefault="00D259DD" w:rsidP="001C11C4">
      <w:pPr>
        <w:pStyle w:val="NoSpacing"/>
        <w:rPr>
          <w:lang w:eastAsia="zh-CN"/>
        </w:rPr>
      </w:pPr>
    </w:p>
    <w:p w14:paraId="4250E734" w14:textId="77777777" w:rsidR="00D259DD" w:rsidRDefault="00D259DD" w:rsidP="001C11C4">
      <w:pPr>
        <w:pStyle w:val="NoSpacing"/>
        <w:rPr>
          <w:lang w:eastAsia="zh-CN"/>
        </w:rPr>
      </w:pPr>
    </w:p>
    <w:p w14:paraId="294CD0DF" w14:textId="77777777" w:rsidR="00D259DD" w:rsidRDefault="00D259DD" w:rsidP="001C11C4">
      <w:pPr>
        <w:pStyle w:val="NoSpacing"/>
        <w:rPr>
          <w:lang w:eastAsia="zh-CN"/>
        </w:rPr>
      </w:pPr>
    </w:p>
    <w:p w14:paraId="29B77A9B" w14:textId="77777777" w:rsidR="00D259DD" w:rsidRDefault="00D259DD" w:rsidP="001C11C4">
      <w:pPr>
        <w:pStyle w:val="NoSpacing"/>
        <w:rPr>
          <w:lang w:eastAsia="zh-CN"/>
        </w:rPr>
      </w:pPr>
    </w:p>
    <w:p w14:paraId="0AA07284" w14:textId="77777777" w:rsidR="00D259DD" w:rsidRDefault="00D259DD" w:rsidP="001C11C4">
      <w:pPr>
        <w:pStyle w:val="NoSpacing"/>
        <w:rPr>
          <w:lang w:eastAsia="zh-CN"/>
        </w:rPr>
      </w:pPr>
    </w:p>
    <w:p w14:paraId="206114E1" w14:textId="77777777" w:rsidR="00D259DD" w:rsidRDefault="00D259DD" w:rsidP="001C11C4">
      <w:pPr>
        <w:pStyle w:val="NoSpacing"/>
        <w:rPr>
          <w:lang w:eastAsia="zh-CN"/>
        </w:rPr>
      </w:pPr>
    </w:p>
    <w:p w14:paraId="657CC3DF" w14:textId="77777777" w:rsidR="00D259DD" w:rsidRDefault="00D259DD" w:rsidP="001C11C4">
      <w:pPr>
        <w:pStyle w:val="NoSpacing"/>
        <w:rPr>
          <w:lang w:eastAsia="zh-CN"/>
        </w:rPr>
      </w:pPr>
    </w:p>
    <w:p w14:paraId="236D2FEF" w14:textId="77777777" w:rsidR="00D259DD" w:rsidRDefault="00D259DD" w:rsidP="001C11C4">
      <w:pPr>
        <w:pStyle w:val="NoSpacing"/>
        <w:rPr>
          <w:lang w:eastAsia="zh-CN"/>
        </w:rPr>
      </w:pPr>
    </w:p>
    <w:p w14:paraId="31468266" w14:textId="77777777" w:rsidR="00D259DD" w:rsidRDefault="00D259DD" w:rsidP="001C11C4">
      <w:pPr>
        <w:pStyle w:val="NoSpacing"/>
        <w:rPr>
          <w:lang w:eastAsia="zh-CN"/>
        </w:rPr>
      </w:pPr>
    </w:p>
    <w:p w14:paraId="5B6DEA05" w14:textId="77777777" w:rsidR="00D259DD" w:rsidRDefault="00D259DD" w:rsidP="001C11C4">
      <w:pPr>
        <w:pStyle w:val="NoSpacing"/>
        <w:rPr>
          <w:lang w:eastAsia="zh-CN"/>
        </w:rPr>
      </w:pPr>
    </w:p>
    <w:p w14:paraId="7C00297D" w14:textId="77777777" w:rsidR="00D259DD" w:rsidRDefault="00D259DD" w:rsidP="001C11C4">
      <w:pPr>
        <w:pStyle w:val="NoSpacing"/>
        <w:rPr>
          <w:lang w:eastAsia="zh-CN"/>
        </w:rPr>
      </w:pPr>
    </w:p>
    <w:p w14:paraId="3C4E3EBB" w14:textId="77777777" w:rsidR="00D259DD" w:rsidRDefault="00D259DD" w:rsidP="001C11C4">
      <w:pPr>
        <w:pStyle w:val="NoSpacing"/>
        <w:rPr>
          <w:lang w:eastAsia="zh-CN"/>
        </w:rPr>
      </w:pPr>
    </w:p>
    <w:p w14:paraId="69F6073A" w14:textId="77777777" w:rsidR="00D259DD" w:rsidRDefault="00D259DD" w:rsidP="001C11C4">
      <w:pPr>
        <w:pStyle w:val="NoSpacing"/>
        <w:rPr>
          <w:lang w:eastAsia="zh-CN"/>
        </w:rPr>
      </w:pPr>
    </w:p>
    <w:p w14:paraId="37CEC407" w14:textId="77777777" w:rsidR="00D259DD" w:rsidRDefault="00D259DD" w:rsidP="001C11C4">
      <w:pPr>
        <w:pStyle w:val="NoSpacing"/>
        <w:rPr>
          <w:lang w:eastAsia="zh-CN"/>
        </w:rPr>
      </w:pPr>
    </w:p>
    <w:p w14:paraId="2FE57AFA" w14:textId="77777777" w:rsidR="00D259DD" w:rsidRDefault="00D259DD" w:rsidP="001C11C4">
      <w:pPr>
        <w:pStyle w:val="NoSpacing"/>
        <w:rPr>
          <w:lang w:eastAsia="zh-CN"/>
        </w:rPr>
      </w:pPr>
    </w:p>
    <w:p w14:paraId="6381BC06" w14:textId="77777777" w:rsidR="00D259DD" w:rsidRDefault="00D259DD" w:rsidP="001C11C4">
      <w:pPr>
        <w:pStyle w:val="NoSpacing"/>
        <w:rPr>
          <w:lang w:eastAsia="zh-CN"/>
        </w:rPr>
      </w:pPr>
    </w:p>
    <w:p w14:paraId="2A81DBF5" w14:textId="77777777" w:rsidR="00D259DD" w:rsidRDefault="00D259DD" w:rsidP="001C11C4">
      <w:pPr>
        <w:pStyle w:val="NoSpacing"/>
        <w:rPr>
          <w:lang w:eastAsia="zh-CN"/>
        </w:rPr>
      </w:pPr>
    </w:p>
    <w:p w14:paraId="7A4F745B" w14:textId="77777777" w:rsidR="00D259DD" w:rsidRDefault="00D259DD" w:rsidP="001C11C4">
      <w:pPr>
        <w:pStyle w:val="NoSpacing"/>
        <w:rPr>
          <w:lang w:eastAsia="zh-CN"/>
        </w:rPr>
      </w:pPr>
    </w:p>
    <w:p w14:paraId="6307EE47" w14:textId="77777777" w:rsidR="00A447F3" w:rsidRDefault="00A447F3" w:rsidP="001C11C4">
      <w:pPr>
        <w:pStyle w:val="NoSpacing"/>
        <w:rPr>
          <w:lang w:eastAsia="zh-CN"/>
        </w:rPr>
      </w:pPr>
    </w:p>
    <w:p w14:paraId="5451361B" w14:textId="6FE298AC" w:rsidR="001C11C4" w:rsidRPr="00EA3BC2" w:rsidRDefault="001C11C4" w:rsidP="001C11C4">
      <w:pPr>
        <w:pStyle w:val="NoSpacing"/>
        <w:rPr>
          <w:lang w:eastAsia="zh-CN"/>
        </w:rPr>
      </w:pPr>
      <w:r>
        <w:rPr>
          <w:lang w:eastAsia="zh-CN"/>
        </w:rPr>
        <w:t>I</w:t>
      </w:r>
      <w:r w:rsidRPr="00EA3BC2">
        <w:rPr>
          <w:lang w:eastAsia="zh-CN"/>
        </w:rPr>
        <w:t>n the readchm subroutine, the following variables are specifically related to PFAS:</w:t>
      </w:r>
    </w:p>
    <w:p w14:paraId="4A958333" w14:textId="77777777" w:rsidR="001C11C4" w:rsidRPr="00EA3BC2" w:rsidRDefault="001C11C4" w:rsidP="001C11C4">
      <w:pPr>
        <w:pStyle w:val="NoSpacing"/>
        <w:numPr>
          <w:ilvl w:val="0"/>
          <w:numId w:val="2"/>
        </w:numPr>
        <w:rPr>
          <w:lang w:eastAsia="zh-CN"/>
        </w:rPr>
      </w:pPr>
      <w:proofErr w:type="spellStart"/>
      <w:r w:rsidRPr="00EA3BC2">
        <w:rPr>
          <w:lang w:eastAsia="zh-CN"/>
        </w:rPr>
        <w:t>mpfas</w:t>
      </w:r>
      <w:proofErr w:type="spellEnd"/>
      <w:r w:rsidRPr="00EA3BC2">
        <w:rPr>
          <w:lang w:eastAsia="zh-CN"/>
        </w:rPr>
        <w:t>: Maximum number of PFAS used in the watershed</w:t>
      </w:r>
    </w:p>
    <w:p w14:paraId="64D709C0" w14:textId="77777777" w:rsidR="001C11C4" w:rsidRPr="00EA3BC2" w:rsidRDefault="001C11C4" w:rsidP="001C11C4">
      <w:pPr>
        <w:pStyle w:val="NoSpacing"/>
        <w:numPr>
          <w:ilvl w:val="0"/>
          <w:numId w:val="2"/>
        </w:numPr>
        <w:rPr>
          <w:lang w:eastAsia="zh-CN"/>
        </w:rPr>
      </w:pPr>
      <w:proofErr w:type="spellStart"/>
      <w:r w:rsidRPr="00EA3BC2">
        <w:rPr>
          <w:lang w:eastAsia="zh-CN"/>
        </w:rPr>
        <w:t>nopfase</w:t>
      </w:r>
      <w:proofErr w:type="spellEnd"/>
      <w:r w:rsidRPr="00EA3BC2">
        <w:rPr>
          <w:lang w:eastAsia="zh-CN"/>
        </w:rPr>
        <w:t xml:space="preserve">(:): Sequence number of PFAS in </w:t>
      </w:r>
      <w:proofErr w:type="spellStart"/>
      <w:r w:rsidRPr="00EA3BC2">
        <w:rPr>
          <w:lang w:eastAsia="zh-CN"/>
        </w:rPr>
        <w:t>npfasno</w:t>
      </w:r>
      <w:proofErr w:type="spellEnd"/>
      <w:r w:rsidRPr="00EA3BC2">
        <w:rPr>
          <w:lang w:eastAsia="zh-CN"/>
        </w:rPr>
        <w:t>(:)</w:t>
      </w:r>
    </w:p>
    <w:p w14:paraId="289DFCDE" w14:textId="77777777" w:rsidR="001C11C4" w:rsidRPr="00EA3BC2" w:rsidRDefault="001C11C4" w:rsidP="001C11C4">
      <w:pPr>
        <w:pStyle w:val="NoSpacing"/>
        <w:numPr>
          <w:ilvl w:val="0"/>
          <w:numId w:val="2"/>
        </w:numPr>
        <w:rPr>
          <w:lang w:eastAsia="zh-CN"/>
        </w:rPr>
      </w:pPr>
      <w:proofErr w:type="spellStart"/>
      <w:r w:rsidRPr="00EA3BC2">
        <w:rPr>
          <w:lang w:eastAsia="zh-CN"/>
        </w:rPr>
        <w:t>npfasmx</w:t>
      </w:r>
      <w:proofErr w:type="spellEnd"/>
      <w:r w:rsidRPr="00EA3BC2">
        <w:rPr>
          <w:lang w:eastAsia="zh-CN"/>
        </w:rPr>
        <w:t>: Number of different PFAS used in the simulation</w:t>
      </w:r>
    </w:p>
    <w:p w14:paraId="4FFA9CA0" w14:textId="77777777" w:rsidR="001C11C4" w:rsidRPr="00EA3BC2" w:rsidRDefault="001C11C4" w:rsidP="001C11C4">
      <w:pPr>
        <w:pStyle w:val="NoSpacing"/>
        <w:numPr>
          <w:ilvl w:val="0"/>
          <w:numId w:val="2"/>
        </w:numPr>
        <w:rPr>
          <w:lang w:eastAsia="zh-CN"/>
        </w:rPr>
      </w:pPr>
      <w:proofErr w:type="spellStart"/>
      <w:r w:rsidRPr="00EA3BC2">
        <w:rPr>
          <w:lang w:eastAsia="zh-CN"/>
        </w:rPr>
        <w:t>npfasno</w:t>
      </w:r>
      <w:proofErr w:type="spellEnd"/>
      <w:r w:rsidRPr="00EA3BC2">
        <w:rPr>
          <w:lang w:eastAsia="zh-CN"/>
        </w:rPr>
        <w:t>(:): Array of unique PFAS used in the watershed</w:t>
      </w:r>
    </w:p>
    <w:p w14:paraId="5C578702" w14:textId="77777777" w:rsidR="001C11C4" w:rsidRPr="00EA3BC2" w:rsidRDefault="001C11C4" w:rsidP="001C11C4">
      <w:pPr>
        <w:pStyle w:val="NoSpacing"/>
        <w:numPr>
          <w:ilvl w:val="0"/>
          <w:numId w:val="2"/>
        </w:numPr>
        <w:rPr>
          <w:lang w:eastAsia="zh-CN"/>
        </w:rPr>
      </w:pPr>
      <w:proofErr w:type="spellStart"/>
      <w:r w:rsidRPr="00EA3BC2">
        <w:rPr>
          <w:lang w:eastAsia="zh-CN"/>
        </w:rPr>
        <w:t>hrupfas</w:t>
      </w:r>
      <w:proofErr w:type="spellEnd"/>
      <w:r w:rsidRPr="00EA3BC2">
        <w:rPr>
          <w:lang w:eastAsia="zh-CN"/>
        </w:rPr>
        <w:t>(:): PFAS use flag in HRU</w:t>
      </w:r>
    </w:p>
    <w:p w14:paraId="24E32C3F" w14:textId="77777777" w:rsidR="001C11C4" w:rsidRPr="00EA3BC2" w:rsidRDefault="001C11C4" w:rsidP="001C11C4">
      <w:pPr>
        <w:pStyle w:val="NoSpacing"/>
        <w:numPr>
          <w:ilvl w:val="0"/>
          <w:numId w:val="2"/>
        </w:numPr>
        <w:rPr>
          <w:lang w:eastAsia="zh-CN"/>
        </w:rPr>
      </w:pPr>
      <w:proofErr w:type="spellStart"/>
      <w:r w:rsidRPr="00EA3BC2">
        <w:rPr>
          <w:lang w:eastAsia="zh-CN"/>
        </w:rPr>
        <w:t>sol_pfas</w:t>
      </w:r>
      <w:proofErr w:type="spellEnd"/>
      <w:proofErr w:type="gramStart"/>
      <w:r w:rsidRPr="00EA3BC2">
        <w:rPr>
          <w:lang w:eastAsia="zh-CN"/>
        </w:rPr>
        <w:t>(:,:,</w:t>
      </w:r>
      <w:proofErr w:type="gramEnd"/>
      <w:r w:rsidRPr="00EA3BC2">
        <w:rPr>
          <w:lang w:eastAsia="zh-CN"/>
        </w:rPr>
        <w:t>:): Initial PFAS concentration in the soil (in microgram/kg)</w:t>
      </w:r>
    </w:p>
    <w:p w14:paraId="3A254288" w14:textId="77777777" w:rsidR="001C11C4" w:rsidRPr="00EA3BC2" w:rsidRDefault="001C11C4" w:rsidP="001C11C4">
      <w:pPr>
        <w:pStyle w:val="NoSpacing"/>
        <w:numPr>
          <w:ilvl w:val="0"/>
          <w:numId w:val="2"/>
        </w:numPr>
        <w:rPr>
          <w:lang w:eastAsia="zh-CN"/>
        </w:rPr>
      </w:pPr>
      <w:proofErr w:type="spellStart"/>
      <w:r w:rsidRPr="00EA3BC2">
        <w:rPr>
          <w:lang w:eastAsia="zh-CN"/>
        </w:rPr>
        <w:t>orgsol_pfas</w:t>
      </w:r>
      <w:proofErr w:type="spellEnd"/>
      <w:proofErr w:type="gramStart"/>
      <w:r w:rsidRPr="00EA3BC2">
        <w:rPr>
          <w:lang w:eastAsia="zh-CN"/>
        </w:rPr>
        <w:t>(:,:,</w:t>
      </w:r>
      <w:proofErr w:type="gramEnd"/>
      <w:r w:rsidRPr="00EA3BC2">
        <w:rPr>
          <w:lang w:eastAsia="zh-CN"/>
        </w:rPr>
        <w:t>:): Initial PFAS concentration in the soil (in kg/ha) after unit conversion</w:t>
      </w:r>
    </w:p>
    <w:p w14:paraId="4276267C" w14:textId="77777777" w:rsidR="001C11C4" w:rsidRPr="00EA3BC2" w:rsidRDefault="001C11C4" w:rsidP="001C11C4">
      <w:pPr>
        <w:pStyle w:val="NoSpacing"/>
        <w:numPr>
          <w:ilvl w:val="0"/>
          <w:numId w:val="2"/>
        </w:numPr>
        <w:rPr>
          <w:lang w:eastAsia="zh-CN"/>
        </w:rPr>
      </w:pPr>
      <w:proofErr w:type="spellStart"/>
      <w:r w:rsidRPr="00EA3BC2">
        <w:rPr>
          <w:lang w:eastAsia="zh-CN"/>
        </w:rPr>
        <w:t>pfas_kf</w:t>
      </w:r>
      <w:proofErr w:type="spellEnd"/>
      <w:proofErr w:type="gramStart"/>
      <w:r w:rsidRPr="00EA3BC2">
        <w:rPr>
          <w:lang w:eastAsia="zh-CN"/>
        </w:rPr>
        <w:t>(:,:,</w:t>
      </w:r>
      <w:proofErr w:type="gramEnd"/>
      <w:r w:rsidRPr="00EA3BC2">
        <w:rPr>
          <w:lang w:eastAsia="zh-CN"/>
        </w:rPr>
        <w:t>:): Freundlich sorption coefficients (kf) for PFAS (in (nmol/kg)/(</w:t>
      </w:r>
      <w:proofErr w:type="spellStart"/>
      <w:r w:rsidRPr="00EA3BC2">
        <w:rPr>
          <w:lang w:eastAsia="zh-CN"/>
        </w:rPr>
        <w:t>nM</w:t>
      </w:r>
      <w:proofErr w:type="spellEnd"/>
      <w:r w:rsidRPr="00EA3BC2">
        <w:rPr>
          <w:lang w:eastAsia="zh-CN"/>
        </w:rPr>
        <w:t>)^n)</w:t>
      </w:r>
    </w:p>
    <w:p w14:paraId="49AF3D09" w14:textId="77777777" w:rsidR="001C11C4" w:rsidRPr="00EA3BC2" w:rsidRDefault="001C11C4" w:rsidP="001C11C4">
      <w:pPr>
        <w:pStyle w:val="NoSpacing"/>
        <w:numPr>
          <w:ilvl w:val="0"/>
          <w:numId w:val="2"/>
        </w:numPr>
        <w:rPr>
          <w:lang w:eastAsia="zh-CN"/>
        </w:rPr>
      </w:pPr>
      <w:proofErr w:type="spellStart"/>
      <w:r w:rsidRPr="00EA3BC2">
        <w:rPr>
          <w:lang w:eastAsia="zh-CN"/>
        </w:rPr>
        <w:t>pfas_N</w:t>
      </w:r>
      <w:proofErr w:type="spellEnd"/>
      <w:proofErr w:type="gramStart"/>
      <w:r w:rsidRPr="00EA3BC2">
        <w:rPr>
          <w:lang w:eastAsia="zh-CN"/>
        </w:rPr>
        <w:t>(:,:,</w:t>
      </w:r>
      <w:proofErr w:type="gramEnd"/>
      <w:r w:rsidRPr="00EA3BC2">
        <w:rPr>
          <w:lang w:eastAsia="zh-CN"/>
        </w:rPr>
        <w:t>:): Freundlich exponent (n) for PFAS</w:t>
      </w:r>
    </w:p>
    <w:p w14:paraId="62C561E0" w14:textId="77777777" w:rsidR="001C11C4" w:rsidRPr="00EA3BC2" w:rsidRDefault="001C11C4" w:rsidP="001C11C4">
      <w:pPr>
        <w:pStyle w:val="NoSpacing"/>
        <w:numPr>
          <w:ilvl w:val="0"/>
          <w:numId w:val="2"/>
        </w:numPr>
        <w:rPr>
          <w:lang w:eastAsia="zh-CN"/>
        </w:rPr>
      </w:pPr>
      <w:proofErr w:type="spellStart"/>
      <w:r w:rsidRPr="00EA3BC2">
        <w:rPr>
          <w:lang w:eastAsia="zh-CN"/>
        </w:rPr>
        <w:t>pfas_enr</w:t>
      </w:r>
      <w:proofErr w:type="spellEnd"/>
      <w:proofErr w:type="gramStart"/>
      <w:r w:rsidRPr="00EA3BC2">
        <w:rPr>
          <w:lang w:eastAsia="zh-CN"/>
        </w:rPr>
        <w:t>(:,</w:t>
      </w:r>
      <w:proofErr w:type="gramEnd"/>
      <w:r w:rsidRPr="00EA3BC2">
        <w:rPr>
          <w:lang w:eastAsia="zh-CN"/>
        </w:rPr>
        <w:t>:): PFAS enrichment ratio</w:t>
      </w:r>
    </w:p>
    <w:p w14:paraId="4948C5E3" w14:textId="6588A185" w:rsidR="001C11C4" w:rsidRPr="00EA3BC2" w:rsidRDefault="001C11C4" w:rsidP="001C11C4">
      <w:pPr>
        <w:pStyle w:val="NoSpacing"/>
        <w:numPr>
          <w:ilvl w:val="0"/>
          <w:numId w:val="2"/>
        </w:numPr>
        <w:rPr>
          <w:lang w:eastAsia="zh-CN"/>
        </w:rPr>
      </w:pPr>
      <w:proofErr w:type="spellStart"/>
      <w:r w:rsidRPr="00EA3BC2">
        <w:rPr>
          <w:lang w:eastAsia="zh-CN"/>
        </w:rPr>
        <w:t>pfas_sitra</w:t>
      </w:r>
      <w:proofErr w:type="spellEnd"/>
      <w:r w:rsidRPr="00EA3BC2">
        <w:rPr>
          <w:lang w:eastAsia="zh-CN"/>
        </w:rPr>
        <w:t xml:space="preserve">(:): Ratio of </w:t>
      </w:r>
      <w:r w:rsidR="007909CB">
        <w:rPr>
          <w:lang w:eastAsia="zh-CN"/>
        </w:rPr>
        <w:t xml:space="preserve">PFAS contaminated </w:t>
      </w:r>
      <w:r w:rsidRPr="00EA3BC2">
        <w:rPr>
          <w:lang w:eastAsia="zh-CN"/>
        </w:rPr>
        <w:t>sites</w:t>
      </w:r>
      <w:r w:rsidR="007909CB">
        <w:rPr>
          <w:lang w:eastAsia="zh-CN"/>
        </w:rPr>
        <w:t xml:space="preserve"> area</w:t>
      </w:r>
      <w:r w:rsidRPr="00EA3BC2">
        <w:rPr>
          <w:lang w:eastAsia="zh-CN"/>
        </w:rPr>
        <w:t xml:space="preserve"> </w:t>
      </w:r>
      <w:r w:rsidR="007909CB">
        <w:rPr>
          <w:lang w:eastAsia="zh-CN"/>
        </w:rPr>
        <w:t>to</w:t>
      </w:r>
      <w:r w:rsidRPr="00EA3BC2">
        <w:rPr>
          <w:lang w:eastAsia="zh-CN"/>
        </w:rPr>
        <w:t xml:space="preserve"> the HRU</w:t>
      </w:r>
      <w:r w:rsidR="007909CB">
        <w:rPr>
          <w:lang w:eastAsia="zh-CN"/>
        </w:rPr>
        <w:t xml:space="preserve"> area</w:t>
      </w:r>
    </w:p>
    <w:p w14:paraId="6A1566A9" w14:textId="68FE9DDE" w:rsidR="001C11C4" w:rsidRDefault="001C11C4" w:rsidP="001C11C4">
      <w:pPr>
        <w:pStyle w:val="NoSpacing"/>
        <w:numPr>
          <w:ilvl w:val="0"/>
          <w:numId w:val="2"/>
        </w:numPr>
        <w:rPr>
          <w:lang w:eastAsia="zh-CN"/>
        </w:rPr>
      </w:pPr>
      <w:proofErr w:type="spellStart"/>
      <w:r w:rsidRPr="00EA3BC2">
        <w:rPr>
          <w:lang w:eastAsia="zh-CN"/>
        </w:rPr>
        <w:t>num_pconta</w:t>
      </w:r>
      <w:proofErr w:type="spellEnd"/>
      <w:r w:rsidRPr="00EA3BC2">
        <w:rPr>
          <w:lang w:eastAsia="zh-CN"/>
        </w:rPr>
        <w:t>(:): Number of PFAS-contaminated sites in the HRU</w:t>
      </w:r>
    </w:p>
    <w:p w14:paraId="17572E75" w14:textId="2869F6EB" w:rsidR="001C11C4" w:rsidRDefault="001C11C4" w:rsidP="00311A95">
      <w:pPr>
        <w:spacing w:line="360" w:lineRule="auto"/>
        <w:jc w:val="both"/>
        <w:rPr>
          <w:rFonts w:eastAsia="TimesLTStd-Roman" w:cs="Times New Roman"/>
          <w:b/>
          <w:bCs/>
          <w:i/>
          <w:iCs/>
          <w:szCs w:val="24"/>
          <w:lang w:eastAsia="zh-CN"/>
        </w:rPr>
      </w:pPr>
    </w:p>
    <w:p w14:paraId="1AF8BDC9" w14:textId="30662EC2" w:rsidR="00AC6A05" w:rsidRPr="00AC6AD0" w:rsidRDefault="00AC6A05" w:rsidP="00AC6A05">
      <w:pPr>
        <w:spacing w:line="360" w:lineRule="auto"/>
        <w:jc w:val="both"/>
        <w:rPr>
          <w:rFonts w:eastAsia="TimesLTStd-Roman" w:cs="Times New Roman"/>
          <w:b/>
          <w:bCs/>
          <w:sz w:val="28"/>
          <w:szCs w:val="28"/>
          <w:lang w:eastAsia="zh-CN"/>
        </w:rPr>
      </w:pPr>
      <w:r>
        <w:rPr>
          <w:rFonts w:eastAsia="TimesLTStd-Roman" w:cs="Times New Roman"/>
          <w:b/>
          <w:bCs/>
          <w:sz w:val="28"/>
          <w:szCs w:val="28"/>
          <w:lang w:eastAsia="zh-CN"/>
        </w:rPr>
        <w:t>2</w:t>
      </w:r>
      <w:r w:rsidRPr="00AC6AD0">
        <w:rPr>
          <w:rFonts w:eastAsia="TimesLTStd-Roman" w:cs="Times New Roman"/>
          <w:b/>
          <w:bCs/>
          <w:sz w:val="28"/>
          <w:szCs w:val="28"/>
          <w:lang w:eastAsia="zh-CN"/>
        </w:rPr>
        <w:t xml:space="preserve">. PFAS </w:t>
      </w:r>
      <w:r>
        <w:rPr>
          <w:rFonts w:eastAsia="TimesLTStd-Roman" w:cs="Times New Roman"/>
          <w:b/>
          <w:bCs/>
          <w:sz w:val="28"/>
          <w:szCs w:val="28"/>
          <w:lang w:eastAsia="zh-CN"/>
        </w:rPr>
        <w:t xml:space="preserve">characteristics, </w:t>
      </w:r>
      <w:proofErr w:type="gramStart"/>
      <w:r>
        <w:rPr>
          <w:rFonts w:eastAsia="TimesLTStd-Roman" w:cs="Times New Roman"/>
          <w:b/>
          <w:bCs/>
          <w:sz w:val="28"/>
          <w:szCs w:val="28"/>
          <w:lang w:eastAsia="zh-CN"/>
        </w:rPr>
        <w:t>type</w:t>
      </w:r>
      <w:proofErr w:type="gramEnd"/>
      <w:r>
        <w:rPr>
          <w:rFonts w:eastAsia="TimesLTStd-Roman" w:cs="Times New Roman"/>
          <w:b/>
          <w:bCs/>
          <w:sz w:val="28"/>
          <w:szCs w:val="28"/>
          <w:lang w:eastAsia="zh-CN"/>
        </w:rPr>
        <w:t xml:space="preserve"> and air-water adsorption </w:t>
      </w:r>
      <w:r w:rsidR="007909CB">
        <w:rPr>
          <w:rFonts w:eastAsia="TimesLTStd-Roman" w:cs="Times New Roman"/>
          <w:b/>
          <w:bCs/>
          <w:sz w:val="28"/>
          <w:szCs w:val="28"/>
          <w:lang w:eastAsia="zh-CN"/>
        </w:rPr>
        <w:t>coefficients</w:t>
      </w:r>
      <w:r>
        <w:rPr>
          <w:rFonts w:eastAsia="TimesLTStd-Roman" w:cs="Times New Roman"/>
          <w:b/>
          <w:bCs/>
          <w:sz w:val="28"/>
          <w:szCs w:val="28"/>
          <w:lang w:eastAsia="zh-CN"/>
        </w:rPr>
        <w:t xml:space="preserve"> </w:t>
      </w:r>
      <w:r>
        <w:rPr>
          <w:rFonts w:eastAsia="TimesLTStd-Roman" w:cs="Times New Roman"/>
          <w:b/>
          <w:bCs/>
          <w:sz w:val="28"/>
          <w:szCs w:val="28"/>
          <w:lang w:eastAsia="zh-CN"/>
        </w:rPr>
        <w:t xml:space="preserve"> [READING]</w:t>
      </w:r>
    </w:p>
    <w:p w14:paraId="1E47DB67" w14:textId="1891E513" w:rsidR="00AC6A05" w:rsidRDefault="00AC6A05" w:rsidP="00AC6A05">
      <w:pPr>
        <w:spacing w:line="360" w:lineRule="auto"/>
        <w:rPr>
          <w:rFonts w:eastAsia="TimesLTStd-Roman" w:cs="Times New Roman"/>
          <w:szCs w:val="24"/>
          <w:lang w:eastAsia="zh-CN"/>
        </w:rPr>
      </w:pPr>
      <w:r w:rsidRPr="00AC6A05">
        <w:rPr>
          <w:rFonts w:eastAsia="TimesLTStd-Roman" w:cs="Times New Roman"/>
          <w:b/>
          <w:bCs/>
          <w:szCs w:val="24"/>
          <w:lang w:eastAsia="zh-CN"/>
        </w:rPr>
        <w:t>Subroutine</w:t>
      </w:r>
      <w:r>
        <w:rPr>
          <w:rFonts w:eastAsia="TimesLTStd-Roman" w:cs="Times New Roman"/>
          <w:szCs w:val="24"/>
          <w:lang w:eastAsia="zh-CN"/>
        </w:rPr>
        <w:t xml:space="preserve">: </w:t>
      </w:r>
      <w:proofErr w:type="spellStart"/>
      <w:r>
        <w:rPr>
          <w:rFonts w:eastAsia="TimesLTStd-Roman" w:cs="Times New Roman"/>
          <w:szCs w:val="24"/>
          <w:lang w:eastAsia="zh-CN"/>
        </w:rPr>
        <w:t>readpfas.f</w:t>
      </w:r>
      <w:proofErr w:type="spellEnd"/>
    </w:p>
    <w:p w14:paraId="004BE906" w14:textId="2AB29E2D" w:rsidR="00311A95" w:rsidRPr="00AC6A05" w:rsidRDefault="00AC6A05" w:rsidP="00AC6A05">
      <w:pPr>
        <w:pStyle w:val="ListParagraph"/>
        <w:numPr>
          <w:ilvl w:val="0"/>
          <w:numId w:val="16"/>
        </w:numPr>
        <w:spacing w:line="360" w:lineRule="auto"/>
        <w:jc w:val="both"/>
        <w:rPr>
          <w:rFonts w:eastAsia="TimesLTStd-Roman" w:cs="Times New Roman"/>
          <w:szCs w:val="24"/>
          <w:lang w:eastAsia="zh-CN"/>
        </w:rPr>
      </w:pPr>
      <w:r w:rsidRPr="00AC6A05">
        <w:rPr>
          <w:rFonts w:eastAsia="TimesLTStd-Roman" w:cs="Times New Roman"/>
          <w:b/>
          <w:bCs/>
          <w:szCs w:val="24"/>
          <w:lang w:eastAsia="zh-CN"/>
        </w:rPr>
        <w:lastRenderedPageBreak/>
        <w:t>Purpose</w:t>
      </w:r>
      <w:r w:rsidRPr="00AC6A05">
        <w:rPr>
          <w:rFonts w:eastAsia="TimesLTStd-Roman" w:cs="Times New Roman"/>
          <w:szCs w:val="24"/>
          <w:lang w:eastAsia="zh-CN"/>
        </w:rPr>
        <w:t>: R</w:t>
      </w:r>
      <w:r w:rsidR="00C85771" w:rsidRPr="00AC6A05">
        <w:rPr>
          <w:rFonts w:eastAsia="TimesLTStd-Roman" w:cs="Times New Roman"/>
          <w:szCs w:val="24"/>
          <w:lang w:eastAsia="zh-CN"/>
        </w:rPr>
        <w:t>eads global variables related to PFAS compounds from an input database file named "pfas.dat". The extracted variables include 1) percolation coefficients, 2) PFAS molecular weights (kg/mol), 3) solubility (mg/l) of PFAS compounds, 4) KL (L/nmol) - the concentration-independent Langmuir coefficient, and 5) LM (nmol/m2) - the maximum surface concentration of the chemical (</w:t>
      </w:r>
      <w:proofErr w:type="spellStart"/>
      <w:r w:rsidR="00C85771" w:rsidRPr="00AC6A05">
        <w:rPr>
          <w:rFonts w:eastAsia="TimesLTStd-Roman" w:cs="Times New Roman"/>
          <w:szCs w:val="24"/>
          <w:lang w:eastAsia="zh-CN"/>
        </w:rPr>
        <w:t>Ґmax</w:t>
      </w:r>
      <w:proofErr w:type="spellEnd"/>
      <w:r w:rsidR="00C85771" w:rsidRPr="00AC6A05">
        <w:rPr>
          <w:rFonts w:eastAsia="TimesLTStd-Roman" w:cs="Times New Roman"/>
          <w:szCs w:val="24"/>
          <w:lang w:eastAsia="zh-CN"/>
        </w:rPr>
        <w:t>).</w:t>
      </w:r>
    </w:p>
    <w:p w14:paraId="219F268B" w14:textId="77777777" w:rsidR="00C85771" w:rsidRDefault="00C85771" w:rsidP="00311A95">
      <w:pPr>
        <w:spacing w:line="360" w:lineRule="auto"/>
        <w:jc w:val="both"/>
        <w:rPr>
          <w:rFonts w:eastAsia="TimesLTStd-Roman" w:cs="Times New Roman"/>
          <w:szCs w:val="24"/>
          <w:lang w:eastAsia="zh-CN"/>
        </w:rPr>
      </w:pPr>
    </w:p>
    <w:tbl>
      <w:tblPr>
        <w:tblW w:w="8549" w:type="dxa"/>
        <w:jc w:val="center"/>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712"/>
        <w:gridCol w:w="1216"/>
        <w:gridCol w:w="1394"/>
        <w:gridCol w:w="1782"/>
        <w:gridCol w:w="1216"/>
        <w:gridCol w:w="999"/>
        <w:gridCol w:w="1230"/>
      </w:tblGrid>
      <w:tr w:rsidR="00C85771" w:rsidRPr="00C85771" w14:paraId="5E63B2CD" w14:textId="77777777" w:rsidTr="00C85771">
        <w:trPr>
          <w:tblHeader/>
          <w:tblCellSpacing w:w="15" w:type="dxa"/>
          <w:jc w:val="center"/>
        </w:trPr>
        <w:tc>
          <w:tcPr>
            <w:tcW w:w="667"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C02C0FB"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ID</w:t>
            </w:r>
          </w:p>
        </w:tc>
        <w:tc>
          <w:tcPr>
            <w:tcW w:w="1186"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0B20DBC"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Name</w:t>
            </w:r>
          </w:p>
        </w:tc>
        <w:tc>
          <w:tcPr>
            <w:tcW w:w="1364"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9C5DA1D" w14:textId="741B4D81" w:rsidR="00C85771" w:rsidRPr="00C85771" w:rsidRDefault="00C85771" w:rsidP="00C85771">
            <w:pPr>
              <w:rPr>
                <w:rFonts w:eastAsia="TimesLTStd-Roman" w:cs="Times New Roman"/>
                <w:szCs w:val="24"/>
                <w:lang w:eastAsia="zh-CN"/>
              </w:rPr>
            </w:pPr>
            <w:r>
              <w:rPr>
                <w:rFonts w:eastAsia="TimesLTStd-Roman" w:cs="Times New Roman"/>
                <w:szCs w:val="24"/>
                <w:lang w:eastAsia="zh-CN"/>
              </w:rPr>
              <w:t>Percolation coefficient</w:t>
            </w:r>
          </w:p>
        </w:tc>
        <w:tc>
          <w:tcPr>
            <w:tcW w:w="1752"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64D44D5" w14:textId="5C7EEBC5" w:rsidR="00C85771" w:rsidRPr="00C85771" w:rsidRDefault="00C85771" w:rsidP="00C85771">
            <w:pPr>
              <w:rPr>
                <w:rFonts w:eastAsia="TimesLTStd-Roman" w:cs="Times New Roman"/>
                <w:szCs w:val="24"/>
                <w:lang w:eastAsia="zh-CN"/>
              </w:rPr>
            </w:pPr>
            <w:r>
              <w:rPr>
                <w:rFonts w:eastAsia="TimesLTStd-Roman" w:cs="Times New Roman"/>
                <w:szCs w:val="24"/>
                <w:lang w:eastAsia="zh-CN"/>
              </w:rPr>
              <w:t>Molecular weight</w:t>
            </w:r>
            <w:r w:rsidRPr="00C85771">
              <w:rPr>
                <w:rFonts w:eastAsia="TimesLTStd-Roman" w:cs="Times New Roman"/>
                <w:szCs w:val="24"/>
                <w:lang w:eastAsia="zh-CN"/>
              </w:rPr>
              <w:t xml:space="preserve"> [kg/mol]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D565EFD"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solubility [mg/l]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5871847"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KL [l/nmol]</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5ABB4C1C"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LM [nmol/m²]</w:t>
            </w:r>
          </w:p>
        </w:tc>
      </w:tr>
      <w:tr w:rsidR="00C85771" w:rsidRPr="00C85771" w14:paraId="193735A2" w14:textId="77777777" w:rsidTr="00C85771">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1CF3A24"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1</w:t>
            </w:r>
          </w:p>
        </w:tc>
        <w:tc>
          <w:tcPr>
            <w:tcW w:w="118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5F63E7B"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PFOS</w:t>
            </w:r>
          </w:p>
        </w:tc>
        <w:tc>
          <w:tcPr>
            <w:tcW w:w="1364"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2C7F8DC"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1.00</w:t>
            </w:r>
          </w:p>
        </w:tc>
        <w:tc>
          <w:tcPr>
            <w:tcW w:w="175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CA2D348"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0.50</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D905650"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600.0</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54C0DC9"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7.98e-02</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1B99FE1"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2.03e+03</w:t>
            </w:r>
          </w:p>
        </w:tc>
      </w:tr>
      <w:tr w:rsidR="00C85771" w:rsidRPr="00C85771" w14:paraId="7EC91AFF" w14:textId="77777777" w:rsidTr="00C85771">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61158D9"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2</w:t>
            </w:r>
          </w:p>
        </w:tc>
        <w:tc>
          <w:tcPr>
            <w:tcW w:w="118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28A643C"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PFOA</w:t>
            </w:r>
          </w:p>
        </w:tc>
        <w:tc>
          <w:tcPr>
            <w:tcW w:w="1364"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2341EBF"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1.00</w:t>
            </w:r>
          </w:p>
        </w:tc>
        <w:tc>
          <w:tcPr>
            <w:tcW w:w="175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48C7422"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0.41</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B5001AA"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600.0</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75C8AE8"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8.33e-3</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449D04E"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5.54e3</w:t>
            </w:r>
          </w:p>
        </w:tc>
      </w:tr>
      <w:tr w:rsidR="00C85771" w:rsidRPr="00C85771" w14:paraId="6C51D2A7" w14:textId="77777777" w:rsidTr="00C85771">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41DA09A"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3</w:t>
            </w:r>
          </w:p>
        </w:tc>
        <w:tc>
          <w:tcPr>
            <w:tcW w:w="118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FA6E013"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PFPeA</w:t>
            </w:r>
          </w:p>
        </w:tc>
        <w:tc>
          <w:tcPr>
            <w:tcW w:w="1364"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FEF3895"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1.00</w:t>
            </w:r>
          </w:p>
        </w:tc>
        <w:tc>
          <w:tcPr>
            <w:tcW w:w="175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75A7362"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0.26</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4096CD7"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600.0</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8A13FB5"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7.75e-5</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D15E729"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7.00e3</w:t>
            </w:r>
          </w:p>
        </w:tc>
      </w:tr>
      <w:tr w:rsidR="00C85771" w:rsidRPr="00C85771" w14:paraId="5AD2BA70" w14:textId="77777777" w:rsidTr="00C85771">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A0B4ACE"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4</w:t>
            </w:r>
          </w:p>
        </w:tc>
        <w:tc>
          <w:tcPr>
            <w:tcW w:w="118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E41774F"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PFBS</w:t>
            </w:r>
          </w:p>
        </w:tc>
        <w:tc>
          <w:tcPr>
            <w:tcW w:w="1364"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08AED8F"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1.00</w:t>
            </w:r>
          </w:p>
        </w:tc>
        <w:tc>
          <w:tcPr>
            <w:tcW w:w="175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CC87B51"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0.30</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22F8959"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600.0</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4B4FAA5"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1.25e-4</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E004138"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4.38e3</w:t>
            </w:r>
          </w:p>
        </w:tc>
      </w:tr>
      <w:tr w:rsidR="00C85771" w:rsidRPr="00C85771" w14:paraId="4358FF55" w14:textId="77777777" w:rsidTr="00C85771">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1474442"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5</w:t>
            </w:r>
          </w:p>
        </w:tc>
        <w:tc>
          <w:tcPr>
            <w:tcW w:w="118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612958F"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PFDA</w:t>
            </w:r>
          </w:p>
        </w:tc>
        <w:tc>
          <w:tcPr>
            <w:tcW w:w="1364"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20052EA"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1.00</w:t>
            </w:r>
          </w:p>
        </w:tc>
        <w:tc>
          <w:tcPr>
            <w:tcW w:w="175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17984D2"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0.51</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DE92D67"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600.0</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7F9C57"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1.67e-1</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B9D79DD" w14:textId="77777777" w:rsidR="00C85771" w:rsidRPr="00C85771" w:rsidRDefault="00C85771" w:rsidP="00C85771">
            <w:pPr>
              <w:rPr>
                <w:rFonts w:eastAsia="TimesLTStd-Roman" w:cs="Times New Roman"/>
                <w:szCs w:val="24"/>
                <w:lang w:eastAsia="zh-CN"/>
              </w:rPr>
            </w:pPr>
            <w:r w:rsidRPr="00C85771">
              <w:rPr>
                <w:rFonts w:eastAsia="TimesLTStd-Roman" w:cs="Times New Roman"/>
                <w:szCs w:val="24"/>
                <w:lang w:eastAsia="zh-CN"/>
              </w:rPr>
              <w:t>4.81e3</w:t>
            </w:r>
          </w:p>
        </w:tc>
      </w:tr>
    </w:tbl>
    <w:p w14:paraId="62D6885B" w14:textId="58B151AA" w:rsidR="00C85771" w:rsidRDefault="00C85771" w:rsidP="00311A95">
      <w:pPr>
        <w:spacing w:line="360" w:lineRule="auto"/>
        <w:jc w:val="both"/>
        <w:rPr>
          <w:rFonts w:eastAsia="TimesLTStd-Roman" w:cs="Times New Roman"/>
          <w:szCs w:val="24"/>
          <w:lang w:eastAsia="zh-CN"/>
        </w:rPr>
      </w:pPr>
    </w:p>
    <w:p w14:paraId="1292E1F9" w14:textId="27A4CF63" w:rsidR="00C85771" w:rsidRPr="00AC6A05" w:rsidRDefault="00AC6A05" w:rsidP="00AC6A05">
      <w:pPr>
        <w:pStyle w:val="ListParagraph"/>
        <w:spacing w:line="360" w:lineRule="auto"/>
        <w:ind w:hanging="720"/>
        <w:rPr>
          <w:rFonts w:eastAsia="TimesLTStd-Roman" w:cs="Times New Roman"/>
          <w:b/>
          <w:bCs/>
          <w:szCs w:val="24"/>
          <w:lang w:eastAsia="zh-CN"/>
        </w:rPr>
      </w:pPr>
      <w:r w:rsidRPr="00AC6A05">
        <w:rPr>
          <w:rFonts w:eastAsia="TimesLTStd-Roman" w:cs="Times New Roman"/>
          <w:b/>
          <w:bCs/>
          <w:szCs w:val="24"/>
          <w:lang w:eastAsia="zh-CN"/>
        </w:rPr>
        <w:t>Variables:</w:t>
      </w:r>
      <w:r>
        <w:rPr>
          <w:rFonts w:eastAsia="TimesLTStd-Roman" w:cs="Times New Roman"/>
          <w:b/>
          <w:bCs/>
          <w:szCs w:val="24"/>
          <w:lang w:eastAsia="zh-CN"/>
        </w:rPr>
        <w:t xml:space="preserve"> </w:t>
      </w:r>
      <w:r w:rsidR="00C85771" w:rsidRPr="00AC6A05">
        <w:rPr>
          <w:rFonts w:eastAsia="TimesLTStd-Roman" w:cs="Times New Roman"/>
          <w:szCs w:val="24"/>
          <w:lang w:eastAsia="zh-CN"/>
        </w:rPr>
        <w:t>The subroutine "readpfas" reads the parameters from the "pfas.dat" database and assigns values to the corresponding outgoing variables:</w:t>
      </w:r>
    </w:p>
    <w:p w14:paraId="6389E321" w14:textId="77777777" w:rsidR="00C85771" w:rsidRPr="00C85771" w:rsidRDefault="00C85771" w:rsidP="00C85771">
      <w:pPr>
        <w:pStyle w:val="ListParagraph"/>
        <w:numPr>
          <w:ilvl w:val="0"/>
          <w:numId w:val="6"/>
        </w:numPr>
        <w:spacing w:line="360" w:lineRule="auto"/>
        <w:jc w:val="both"/>
        <w:rPr>
          <w:rFonts w:eastAsia="TimesLTStd-Roman" w:cs="Times New Roman"/>
          <w:szCs w:val="24"/>
          <w:lang w:eastAsia="zh-CN"/>
        </w:rPr>
      </w:pPr>
      <w:proofErr w:type="spellStart"/>
      <w:r w:rsidRPr="00C85771">
        <w:rPr>
          <w:rFonts w:eastAsia="TimesLTStd-Roman" w:cs="Times New Roman"/>
          <w:szCs w:val="24"/>
          <w:lang w:eastAsia="zh-CN"/>
        </w:rPr>
        <w:t>pfas_kl</w:t>
      </w:r>
      <w:proofErr w:type="spellEnd"/>
      <w:r w:rsidRPr="00C85771">
        <w:rPr>
          <w:rFonts w:eastAsia="TimesLTStd-Roman" w:cs="Times New Roman"/>
          <w:szCs w:val="24"/>
          <w:lang w:eastAsia="zh-CN"/>
        </w:rPr>
        <w:t>(:): KL (L/nmol) - the concentration-independent Langmuir coefficient.</w:t>
      </w:r>
    </w:p>
    <w:p w14:paraId="58680DB5" w14:textId="743559B4" w:rsidR="00C85771" w:rsidRDefault="00C85771" w:rsidP="00C85771">
      <w:pPr>
        <w:pStyle w:val="ListParagraph"/>
        <w:numPr>
          <w:ilvl w:val="0"/>
          <w:numId w:val="6"/>
        </w:numPr>
        <w:spacing w:line="360" w:lineRule="auto"/>
        <w:jc w:val="both"/>
        <w:rPr>
          <w:rFonts w:eastAsia="TimesLTStd-Roman" w:cs="Times New Roman"/>
          <w:szCs w:val="24"/>
          <w:lang w:eastAsia="zh-CN"/>
        </w:rPr>
      </w:pPr>
      <w:proofErr w:type="spellStart"/>
      <w:r w:rsidRPr="00C85771">
        <w:rPr>
          <w:rFonts w:eastAsia="TimesLTStd-Roman" w:cs="Times New Roman"/>
          <w:szCs w:val="24"/>
          <w:lang w:eastAsia="zh-CN"/>
        </w:rPr>
        <w:t>pfas_lm</w:t>
      </w:r>
      <w:proofErr w:type="spellEnd"/>
      <w:r w:rsidRPr="00C85771">
        <w:rPr>
          <w:rFonts w:eastAsia="TimesLTStd-Roman" w:cs="Times New Roman"/>
          <w:szCs w:val="24"/>
          <w:lang w:eastAsia="zh-CN"/>
        </w:rPr>
        <w:t>(:): LM (nmol/m2) - the maximum surface concentration of the chemical (</w:t>
      </w:r>
      <w:proofErr w:type="spellStart"/>
      <w:r w:rsidRPr="00C85771">
        <w:rPr>
          <w:rFonts w:eastAsia="TimesLTStd-Roman" w:cs="Times New Roman"/>
          <w:szCs w:val="24"/>
          <w:lang w:eastAsia="zh-CN"/>
        </w:rPr>
        <w:t>Ґmax</w:t>
      </w:r>
      <w:proofErr w:type="spellEnd"/>
      <w:r w:rsidRPr="00C85771">
        <w:rPr>
          <w:rFonts w:eastAsia="TimesLTStd-Roman" w:cs="Times New Roman"/>
          <w:szCs w:val="24"/>
          <w:lang w:eastAsia="zh-CN"/>
        </w:rPr>
        <w:t>).</w:t>
      </w:r>
    </w:p>
    <w:p w14:paraId="6EEF1245" w14:textId="77777777" w:rsidR="00C85771" w:rsidRPr="00C85771" w:rsidRDefault="00C85771" w:rsidP="00C85771">
      <w:pPr>
        <w:pStyle w:val="ListParagraph"/>
        <w:numPr>
          <w:ilvl w:val="0"/>
          <w:numId w:val="6"/>
        </w:numPr>
        <w:spacing w:line="360" w:lineRule="auto"/>
        <w:jc w:val="both"/>
        <w:rPr>
          <w:rFonts w:eastAsia="TimesLTStd-Roman" w:cs="Times New Roman"/>
          <w:szCs w:val="24"/>
          <w:lang w:eastAsia="zh-CN"/>
        </w:rPr>
      </w:pPr>
      <w:proofErr w:type="spellStart"/>
      <w:r w:rsidRPr="00C85771">
        <w:rPr>
          <w:rFonts w:eastAsia="TimesLTStd-Roman" w:cs="Times New Roman"/>
          <w:szCs w:val="24"/>
          <w:lang w:eastAsia="zh-CN"/>
        </w:rPr>
        <w:t>percopfas</w:t>
      </w:r>
      <w:proofErr w:type="spellEnd"/>
      <w:r w:rsidRPr="00C85771">
        <w:rPr>
          <w:rFonts w:eastAsia="TimesLTStd-Roman" w:cs="Times New Roman"/>
          <w:szCs w:val="24"/>
          <w:lang w:eastAsia="zh-CN"/>
        </w:rPr>
        <w:t>(:): Percolation Coefficient of PFAS.</w:t>
      </w:r>
    </w:p>
    <w:p w14:paraId="23639618" w14:textId="20DE8F75" w:rsidR="00AC6A05" w:rsidRDefault="00C85771" w:rsidP="00AC6A05">
      <w:pPr>
        <w:pStyle w:val="ListParagraph"/>
        <w:numPr>
          <w:ilvl w:val="0"/>
          <w:numId w:val="6"/>
        </w:numPr>
        <w:spacing w:line="360" w:lineRule="auto"/>
        <w:jc w:val="both"/>
        <w:rPr>
          <w:rFonts w:eastAsia="TimesLTStd-Roman" w:cs="Times New Roman"/>
          <w:szCs w:val="24"/>
          <w:lang w:eastAsia="zh-CN"/>
        </w:rPr>
      </w:pPr>
      <w:proofErr w:type="spellStart"/>
      <w:r w:rsidRPr="00C85771">
        <w:rPr>
          <w:rFonts w:eastAsia="TimesLTStd-Roman" w:cs="Times New Roman"/>
          <w:szCs w:val="24"/>
          <w:lang w:eastAsia="zh-CN"/>
        </w:rPr>
        <w:t>pfasname</w:t>
      </w:r>
      <w:proofErr w:type="spellEnd"/>
      <w:r w:rsidRPr="00C85771">
        <w:rPr>
          <w:rFonts w:eastAsia="TimesLTStd-Roman" w:cs="Times New Roman"/>
          <w:szCs w:val="24"/>
          <w:lang w:eastAsia="zh-CN"/>
        </w:rPr>
        <w:t>(:): Name of PFAS</w:t>
      </w:r>
    </w:p>
    <w:p w14:paraId="567BD8C6" w14:textId="77777777" w:rsidR="00374138" w:rsidRDefault="00374138" w:rsidP="00374138">
      <w:pPr>
        <w:spacing w:line="360" w:lineRule="auto"/>
        <w:jc w:val="both"/>
        <w:rPr>
          <w:rFonts w:eastAsia="TimesLTStd-Roman" w:cs="Times New Roman"/>
          <w:b/>
          <w:bCs/>
          <w:sz w:val="28"/>
          <w:szCs w:val="28"/>
          <w:lang w:eastAsia="zh-CN"/>
        </w:rPr>
      </w:pPr>
    </w:p>
    <w:p w14:paraId="788142D4" w14:textId="4FBB10AF" w:rsidR="00374138" w:rsidRPr="00374138" w:rsidRDefault="00374138" w:rsidP="00374138">
      <w:pPr>
        <w:spacing w:line="360" w:lineRule="auto"/>
        <w:ind w:hanging="450"/>
        <w:jc w:val="both"/>
        <w:rPr>
          <w:rFonts w:eastAsia="TimesLTStd-Roman" w:cs="Times New Roman"/>
          <w:b/>
          <w:bCs/>
          <w:sz w:val="28"/>
          <w:szCs w:val="28"/>
          <w:lang w:eastAsia="zh-CN"/>
        </w:rPr>
      </w:pPr>
      <w:r>
        <w:rPr>
          <w:rFonts w:eastAsia="TimesLTStd-Roman" w:cs="Times New Roman"/>
          <w:b/>
          <w:bCs/>
          <w:sz w:val="28"/>
          <w:szCs w:val="28"/>
          <w:lang w:eastAsia="zh-CN"/>
        </w:rPr>
        <w:t>3</w:t>
      </w:r>
      <w:r w:rsidRPr="00AC6AD0">
        <w:rPr>
          <w:rFonts w:eastAsia="TimesLTStd-Roman" w:cs="Times New Roman"/>
          <w:b/>
          <w:bCs/>
          <w:sz w:val="28"/>
          <w:szCs w:val="28"/>
          <w:lang w:eastAsia="zh-CN"/>
        </w:rPr>
        <w:t xml:space="preserve">. PFAS </w:t>
      </w:r>
      <w:r>
        <w:rPr>
          <w:rFonts w:eastAsia="TimesLTStd-Roman" w:cs="Times New Roman"/>
          <w:b/>
          <w:bCs/>
          <w:sz w:val="28"/>
          <w:szCs w:val="28"/>
          <w:lang w:eastAsia="zh-CN"/>
        </w:rPr>
        <w:t xml:space="preserve">Biosolids </w:t>
      </w:r>
      <w:r w:rsidRPr="00AC6AD0">
        <w:rPr>
          <w:rFonts w:eastAsia="TimesLTStd-Roman" w:cs="Times New Roman"/>
          <w:b/>
          <w:bCs/>
          <w:sz w:val="28"/>
          <w:szCs w:val="28"/>
          <w:lang w:eastAsia="zh-CN"/>
        </w:rPr>
        <w:t xml:space="preserve">concentration, type, and </w:t>
      </w:r>
      <w:r>
        <w:rPr>
          <w:rFonts w:eastAsia="TimesLTStd-Roman" w:cs="Times New Roman"/>
          <w:b/>
          <w:bCs/>
          <w:sz w:val="28"/>
          <w:szCs w:val="28"/>
          <w:lang w:eastAsia="zh-CN"/>
        </w:rPr>
        <w:t>application [READING]</w:t>
      </w:r>
    </w:p>
    <w:p w14:paraId="11EDC4C4" w14:textId="77777777" w:rsidR="00374138" w:rsidRPr="00374138" w:rsidRDefault="00374138" w:rsidP="00374138">
      <w:r w:rsidRPr="00374138">
        <w:rPr>
          <w:b/>
          <w:bCs/>
        </w:rPr>
        <w:t>Subroutine</w:t>
      </w:r>
      <w:r w:rsidRPr="00374138">
        <w:t xml:space="preserve">: </w:t>
      </w:r>
      <w:proofErr w:type="spellStart"/>
      <w:r>
        <w:t>readmgt.f</w:t>
      </w:r>
      <w:proofErr w:type="spellEnd"/>
    </w:p>
    <w:p w14:paraId="69A24F85" w14:textId="77777777" w:rsidR="00374138" w:rsidRDefault="00374138" w:rsidP="00374138">
      <w:r w:rsidRPr="00374138">
        <w:t>Purpose: Read variables related to PFAS input to the soil via biosolid application and store them in the appropriate data structures.</w:t>
      </w:r>
    </w:p>
    <w:p w14:paraId="12D183A0" w14:textId="77777777" w:rsidR="00374138" w:rsidRPr="00374138" w:rsidRDefault="00374138" w:rsidP="00374138">
      <w:pPr>
        <w:rPr>
          <w:b/>
          <w:bCs/>
        </w:rPr>
      </w:pPr>
      <w:r w:rsidRPr="00374138">
        <w:rPr>
          <w:b/>
          <w:bCs/>
        </w:rPr>
        <w:t>PFAS Input Variables:</w:t>
      </w:r>
    </w:p>
    <w:p w14:paraId="0AB35098" w14:textId="77777777" w:rsidR="00374138" w:rsidRPr="00374138" w:rsidRDefault="00374138" w:rsidP="00374138">
      <w:pPr>
        <w:pStyle w:val="ListParagraph"/>
        <w:numPr>
          <w:ilvl w:val="0"/>
          <w:numId w:val="19"/>
        </w:numPr>
      </w:pPr>
      <w:r w:rsidRPr="00374138">
        <w:t>Time of application (either heat units or date)</w:t>
      </w:r>
    </w:p>
    <w:p w14:paraId="1C2784ED" w14:textId="77777777" w:rsidR="00374138" w:rsidRPr="00374138" w:rsidRDefault="00374138" w:rsidP="00374138">
      <w:pPr>
        <w:pStyle w:val="ListParagraph"/>
        <w:numPr>
          <w:ilvl w:val="0"/>
          <w:numId w:val="19"/>
        </w:numPr>
      </w:pPr>
      <w:r w:rsidRPr="00374138">
        <w:lastRenderedPageBreak/>
        <w:t>Management operation number (18 for PFAS biosolid application)</w:t>
      </w:r>
    </w:p>
    <w:p w14:paraId="33234A4C" w14:textId="77777777" w:rsidR="00374138" w:rsidRPr="00374138" w:rsidRDefault="00374138" w:rsidP="00374138">
      <w:pPr>
        <w:pStyle w:val="ListParagraph"/>
        <w:numPr>
          <w:ilvl w:val="0"/>
          <w:numId w:val="19"/>
        </w:numPr>
      </w:pPr>
      <w:r w:rsidRPr="00374138">
        <w:t>Soil depth for PFAS addition via biosolid</w:t>
      </w:r>
    </w:p>
    <w:p w14:paraId="6BE6030C" w14:textId="77777777" w:rsidR="00374138" w:rsidRPr="00374138" w:rsidRDefault="00374138" w:rsidP="00374138">
      <w:pPr>
        <w:pStyle w:val="ListParagraph"/>
        <w:numPr>
          <w:ilvl w:val="0"/>
          <w:numId w:val="19"/>
        </w:numPr>
      </w:pPr>
      <w:r w:rsidRPr="00374138">
        <w:t>Amount of PFAS (mg/ha) added to the soil via biosolid</w:t>
      </w:r>
    </w:p>
    <w:p w14:paraId="720FE176" w14:textId="77777777" w:rsidR="00374138" w:rsidRPr="00374138" w:rsidRDefault="00374138" w:rsidP="00374138">
      <w:pPr>
        <w:rPr>
          <w:b/>
          <w:bCs/>
        </w:rPr>
      </w:pPr>
      <w:r w:rsidRPr="00374138">
        <w:rPr>
          <w:b/>
          <w:bCs/>
        </w:rPr>
        <w:t>Internal Processes related to PFAS:</w:t>
      </w:r>
    </w:p>
    <w:p w14:paraId="664960AE" w14:textId="77777777" w:rsidR="00374138" w:rsidRPr="00374138" w:rsidRDefault="00374138" w:rsidP="00374138">
      <w:pPr>
        <w:pStyle w:val="ListParagraph"/>
        <w:numPr>
          <w:ilvl w:val="0"/>
          <w:numId w:val="21"/>
        </w:numPr>
      </w:pPr>
      <w:r w:rsidRPr="00374138">
        <w:t>Read the management practices file (*.mgt) and parse the data, identifying different management practices and their respective data.</w:t>
      </w:r>
    </w:p>
    <w:p w14:paraId="280ED3F2" w14:textId="77777777" w:rsidR="00374138" w:rsidRPr="00374138" w:rsidRDefault="00374138" w:rsidP="00374138">
      <w:pPr>
        <w:pStyle w:val="ListParagraph"/>
        <w:numPr>
          <w:ilvl w:val="0"/>
          <w:numId w:val="21"/>
        </w:numPr>
      </w:pPr>
      <w:r w:rsidRPr="00374138">
        <w:t>Check if the management operation number (</w:t>
      </w:r>
      <w:proofErr w:type="spellStart"/>
      <w:r w:rsidRPr="00374138">
        <w:t>mgt_op</w:t>
      </w:r>
      <w:proofErr w:type="spellEnd"/>
      <w:r w:rsidRPr="00374138">
        <w:t>) is equal to 18, which corresponds to PFAS biosolid application.</w:t>
      </w:r>
    </w:p>
    <w:p w14:paraId="5BE5B17F" w14:textId="77777777" w:rsidR="00374138" w:rsidRPr="00374138" w:rsidRDefault="00374138" w:rsidP="00374138">
      <w:pPr>
        <w:pStyle w:val="ListParagraph"/>
        <w:numPr>
          <w:ilvl w:val="0"/>
          <w:numId w:val="21"/>
        </w:numPr>
      </w:pPr>
      <w:r w:rsidRPr="00374138">
        <w:t xml:space="preserve">If </w:t>
      </w:r>
      <w:proofErr w:type="spellStart"/>
      <w:r w:rsidRPr="00374138">
        <w:t>mgt_op</w:t>
      </w:r>
      <w:proofErr w:type="spellEnd"/>
      <w:r w:rsidRPr="00374138">
        <w:t xml:space="preserve"> is 18, read and process the PFAS-related variables such as the time of application, soil depth, and amount of PFAS added.</w:t>
      </w:r>
    </w:p>
    <w:p w14:paraId="15D73306" w14:textId="77777777" w:rsidR="00374138" w:rsidRPr="00374138" w:rsidRDefault="00374138" w:rsidP="00374138">
      <w:pPr>
        <w:pStyle w:val="ListParagraph"/>
        <w:numPr>
          <w:ilvl w:val="0"/>
          <w:numId w:val="21"/>
        </w:numPr>
      </w:pPr>
      <w:r w:rsidRPr="00374138">
        <w:t>Update the relevant data structures to keep track of PFAS input and other management practices.</w:t>
      </w:r>
    </w:p>
    <w:p w14:paraId="153247A2" w14:textId="288B4FD8" w:rsidR="00374138" w:rsidRDefault="00374138" w:rsidP="00374138">
      <w:pPr>
        <w:pStyle w:val="ListParagraph"/>
        <w:spacing w:line="360" w:lineRule="auto"/>
        <w:ind w:left="-270"/>
        <w:rPr>
          <w:rFonts w:eastAsia="TimesLTStd-Roman" w:cs="Times New Roman"/>
          <w:szCs w:val="24"/>
          <w:lang w:eastAsia="zh-CN"/>
        </w:rPr>
      </w:pPr>
    </w:p>
    <w:p w14:paraId="0382E5EB" w14:textId="77777777" w:rsidR="00374138" w:rsidRPr="00AC6A05" w:rsidRDefault="00374138" w:rsidP="00374138">
      <w:pPr>
        <w:pStyle w:val="ListParagraph"/>
        <w:spacing w:line="360" w:lineRule="auto"/>
        <w:ind w:left="-270"/>
        <w:rPr>
          <w:rFonts w:eastAsia="TimesLTStd-Roman" w:cs="Times New Roman"/>
          <w:szCs w:val="24"/>
          <w:lang w:eastAsia="zh-CN"/>
        </w:rPr>
      </w:pPr>
    </w:p>
    <w:p w14:paraId="110D81DF" w14:textId="71230EA2" w:rsidR="00B97294" w:rsidRPr="00AC6AD0" w:rsidRDefault="00374138" w:rsidP="00AC6AD0">
      <w:pPr>
        <w:spacing w:line="360" w:lineRule="auto"/>
        <w:ind w:left="-270"/>
        <w:jc w:val="both"/>
        <w:rPr>
          <w:rFonts w:eastAsia="TimesLTStd-Roman" w:cs="Times New Roman"/>
          <w:b/>
          <w:bCs/>
          <w:sz w:val="28"/>
          <w:szCs w:val="28"/>
          <w:lang w:eastAsia="zh-CN"/>
        </w:rPr>
      </w:pPr>
      <w:r>
        <w:rPr>
          <w:rFonts w:eastAsia="TimesLTStd-Roman" w:cs="Times New Roman"/>
          <w:b/>
          <w:bCs/>
          <w:sz w:val="28"/>
          <w:szCs w:val="28"/>
          <w:lang w:eastAsia="zh-CN"/>
        </w:rPr>
        <w:t>4</w:t>
      </w:r>
      <w:r w:rsidR="00AC6A05">
        <w:rPr>
          <w:rFonts w:eastAsia="TimesLTStd-Roman" w:cs="Times New Roman"/>
          <w:b/>
          <w:bCs/>
          <w:sz w:val="28"/>
          <w:szCs w:val="28"/>
          <w:lang w:eastAsia="zh-CN"/>
        </w:rPr>
        <w:t>.</w:t>
      </w:r>
      <w:r w:rsidR="00B97294">
        <w:rPr>
          <w:rFonts w:eastAsia="TimesLTStd-Roman" w:cs="Times New Roman"/>
          <w:b/>
          <w:bCs/>
          <w:sz w:val="28"/>
          <w:szCs w:val="28"/>
          <w:lang w:eastAsia="zh-CN"/>
        </w:rPr>
        <w:t xml:space="preserve"> </w:t>
      </w:r>
      <w:r w:rsidR="00B97294" w:rsidRPr="00AC6AD0">
        <w:rPr>
          <w:rFonts w:eastAsia="TimesLTStd-Roman" w:cs="Times New Roman"/>
          <w:b/>
          <w:bCs/>
          <w:sz w:val="28"/>
          <w:szCs w:val="28"/>
          <w:lang w:eastAsia="zh-CN"/>
        </w:rPr>
        <w:t xml:space="preserve">PFAS fate and transport </w:t>
      </w:r>
      <w:r w:rsidR="00B97294">
        <w:rPr>
          <w:rFonts w:eastAsia="TimesLTStd-Roman" w:cs="Times New Roman"/>
          <w:b/>
          <w:bCs/>
          <w:sz w:val="28"/>
          <w:szCs w:val="28"/>
          <w:lang w:eastAsia="zh-CN"/>
        </w:rPr>
        <w:t>(runoff, leaching, lateral flow)</w:t>
      </w:r>
      <w:r w:rsidR="00AC6A05">
        <w:rPr>
          <w:rFonts w:eastAsia="TimesLTStd-Roman" w:cs="Times New Roman"/>
          <w:b/>
          <w:bCs/>
          <w:sz w:val="28"/>
          <w:szCs w:val="28"/>
          <w:lang w:eastAsia="zh-CN"/>
        </w:rPr>
        <w:t xml:space="preserve"> [</w:t>
      </w:r>
      <w:r w:rsidR="00AF7C85">
        <w:rPr>
          <w:rFonts w:eastAsia="TimesLTStd-Roman" w:cs="Times New Roman"/>
          <w:b/>
          <w:bCs/>
          <w:sz w:val="28"/>
          <w:szCs w:val="28"/>
          <w:lang w:eastAsia="zh-CN"/>
        </w:rPr>
        <w:t>PROCESS</w:t>
      </w:r>
      <w:r w:rsidR="00AC6A05">
        <w:rPr>
          <w:rFonts w:eastAsia="TimesLTStd-Roman" w:cs="Times New Roman"/>
          <w:b/>
          <w:bCs/>
          <w:sz w:val="28"/>
          <w:szCs w:val="28"/>
          <w:lang w:eastAsia="zh-CN"/>
        </w:rPr>
        <w:t>]</w:t>
      </w:r>
    </w:p>
    <w:p w14:paraId="4B81B856" w14:textId="22835E34" w:rsidR="00AC6AD0" w:rsidRPr="00AC6AD0" w:rsidRDefault="00B97294" w:rsidP="00B97294">
      <w:pPr>
        <w:pStyle w:val="ListParagraph"/>
        <w:numPr>
          <w:ilvl w:val="0"/>
          <w:numId w:val="15"/>
        </w:numPr>
        <w:spacing w:line="360" w:lineRule="auto"/>
        <w:jc w:val="both"/>
      </w:pPr>
      <w:r w:rsidRPr="00B97294">
        <w:rPr>
          <w:u w:val="single"/>
        </w:rPr>
        <w:t>Subroutine</w:t>
      </w:r>
      <w:r w:rsidR="00AC6AD0" w:rsidRPr="00AC6AD0">
        <w:t xml:space="preserve">: </w:t>
      </w:r>
      <w:proofErr w:type="spellStart"/>
      <w:r w:rsidR="00AC6AD0" w:rsidRPr="00B97294">
        <w:rPr>
          <w:b/>
          <w:bCs/>
        </w:rPr>
        <w:t>pfaslch</w:t>
      </w:r>
      <w:r>
        <w:rPr>
          <w:b/>
          <w:bCs/>
        </w:rPr>
        <w:t>.f</w:t>
      </w:r>
      <w:proofErr w:type="spellEnd"/>
    </w:p>
    <w:p w14:paraId="4A8997EE" w14:textId="77777777" w:rsidR="00AC6AD0" w:rsidRPr="00AC6AD0" w:rsidRDefault="00AC6AD0" w:rsidP="00AC6AD0">
      <w:pPr>
        <w:pStyle w:val="ListParagraph"/>
        <w:numPr>
          <w:ilvl w:val="0"/>
          <w:numId w:val="11"/>
        </w:numPr>
        <w:jc w:val="both"/>
      </w:pPr>
      <w:r w:rsidRPr="00B97294">
        <w:rPr>
          <w:u w:val="single"/>
        </w:rPr>
        <w:t>Purpose</w:t>
      </w:r>
      <w:r w:rsidRPr="00AC6AD0">
        <w:t>: Simulate PFAS fate and transport in soil layers (Section 2.1 of manuscript)</w:t>
      </w:r>
    </w:p>
    <w:p w14:paraId="1B965364" w14:textId="74CECD73" w:rsidR="00AC6AD0" w:rsidRPr="00AC6AD0" w:rsidRDefault="00AC6AD0" w:rsidP="00AC6AD0">
      <w:pPr>
        <w:pStyle w:val="ListParagraph"/>
        <w:numPr>
          <w:ilvl w:val="0"/>
          <w:numId w:val="11"/>
        </w:numPr>
        <w:jc w:val="both"/>
      </w:pPr>
      <w:r w:rsidRPr="00B97294">
        <w:rPr>
          <w:u w:val="single"/>
        </w:rPr>
        <w:t>Objective</w:t>
      </w:r>
      <w:r w:rsidRPr="00AC6AD0">
        <w:t>: Determine PFAS equilibrium concentration in aqueous soil phase by solving Equation (1)</w:t>
      </w:r>
      <w:r>
        <w:t xml:space="preserve"> of the manuscript.</w:t>
      </w:r>
    </w:p>
    <w:p w14:paraId="7109D334" w14:textId="75F3D447" w:rsidR="00AC6AD0" w:rsidRDefault="00AC6AD0" w:rsidP="00AC6AD0">
      <w:pPr>
        <w:pStyle w:val="ListParagraph"/>
        <w:numPr>
          <w:ilvl w:val="0"/>
          <w:numId w:val="11"/>
        </w:numPr>
        <w:jc w:val="both"/>
      </w:pPr>
      <w:r w:rsidRPr="00B97294">
        <w:rPr>
          <w:u w:val="single"/>
        </w:rPr>
        <w:t>Method</w:t>
      </w:r>
      <w:r w:rsidRPr="00AC6AD0">
        <w:t>: Non-linear advection-dispersion Equation (1) solved using Improved Halley's Method (IHM) (</w:t>
      </w:r>
      <w:proofErr w:type="spellStart"/>
      <w:r w:rsidRPr="00AC6AD0">
        <w:t>Barrada</w:t>
      </w:r>
      <w:proofErr w:type="spellEnd"/>
      <w:r w:rsidRPr="00AC6AD0">
        <w:t xml:space="preserve"> et al., 2020)</w:t>
      </w:r>
      <w:r>
        <w:t xml:space="preserve"> as Equation (S1):</w:t>
      </w:r>
    </w:p>
    <w:p w14:paraId="283FADE2" w14:textId="1E1F3B05" w:rsidR="00AC6AD0" w:rsidRPr="00AC6AD0" w:rsidRDefault="00AC6AD0" w:rsidP="00AC6AD0">
      <w:pPr>
        <w:spacing w:line="360" w:lineRule="auto"/>
        <w:jc w:val="center"/>
        <w:rPr>
          <w:rFonts w:cs="Times New Roman"/>
        </w:rPr>
      </w:pPr>
      <m:oMath>
        <m:sSub>
          <m:sSubPr>
            <m:ctrlPr>
              <w:ins w:id="0" w:author="Rafiei, Vahid" w:date="2022-09-26T09:15: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sSub>
          <m:sSubPr>
            <m:ctrlPr>
              <w:ins w:id="1" w:author="Rafiei, Vahid" w:date="2022-09-26T09:15: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f>
          <m:fPr>
            <m:ctrlPr>
              <w:ins w:id="2" w:author="Rafiei, Vahid" w:date="2022-09-26T09:15:00Z">
                <w:rPr>
                  <w:rFonts w:ascii="Cambria Math" w:hAnsi="Cambria Math" w:cs="Times New Roman"/>
                  <w:i/>
                </w:rPr>
              </w:ins>
            </m:ctrlPr>
          </m:fPr>
          <m:num>
            <m:r>
              <w:rPr>
                <w:rFonts w:ascii="Cambria Math" w:hAnsi="Cambria Math" w:cs="Times New Roman"/>
              </w:rPr>
              <m:t>4.f</m:t>
            </m:r>
            <m:d>
              <m:dPr>
                <m:ctrlPr>
                  <w:ins w:id="3" w:author="Rafiei, Vahid" w:date="2022-09-26T09:15:00Z">
                    <w:rPr>
                      <w:rFonts w:ascii="Cambria Math" w:hAnsi="Cambria Math" w:cs="Times New Roman"/>
                      <w:i/>
                    </w:rPr>
                  </w:ins>
                </m:ctrlPr>
              </m:dPr>
              <m:e>
                <m:sSub>
                  <m:sSubPr>
                    <m:ctrlPr>
                      <w:ins w:id="4" w:author="Rafiei, Vahid" w:date="2022-09-26T09:15: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.[1-</m:t>
            </m:r>
            <m:f>
              <m:fPr>
                <m:ctrlPr>
                  <w:ins w:id="5" w:author="Rafiei, Vahid" w:date="2022-09-26T09:15:00Z">
                    <w:rPr>
                      <w:rFonts w:ascii="Cambria Math" w:hAnsi="Cambria Math" w:cs="Times New Roman"/>
                      <w:i/>
                    </w:rPr>
                  </w:ins>
                </m:ctrlPr>
              </m:fPr>
              <m:num>
                <m:r>
                  <w:rPr>
                    <w:rFonts w:ascii="Cambria Math" w:hAnsi="Cambria Math" w:cs="Times New Roman"/>
                  </w:rPr>
                  <m:t>f</m:t>
                </m:r>
                <m:d>
                  <m:dPr>
                    <m:ctrlPr>
                      <w:ins w:id="6" w:author="Rafiei, Vahid" w:date="2022-09-26T09:15:00Z">
                        <w:rPr>
                          <w:rFonts w:ascii="Cambria Math" w:hAnsi="Cambria Math" w:cs="Times New Roman"/>
                          <w:i/>
                        </w:rPr>
                      </w:ins>
                    </m:ctrlPr>
                  </m:dPr>
                  <m:e>
                    <m:sSub>
                      <m:sSubPr>
                        <m:ctrlPr>
                          <w:ins w:id="7" w:author="Rafiei, Vahid" w:date="2022-09-26T09:15: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m:t>
                </m:r>
                <m:sSup>
                  <m:sSupPr>
                    <m:ctrlPr>
                      <w:ins w:id="8" w:author="Rafiei, Vahid" w:date="2022-09-26T09:15:00Z">
                        <w:rPr>
                          <w:rFonts w:ascii="Cambria Math" w:hAnsi="Cambria Math" w:cs="Times New Roman"/>
                          <w:i/>
                        </w:rPr>
                      </w:ins>
                    </m:ctrlPr>
                  </m:sSupPr>
                  <m:e>
                    <m:r>
                      <w:rPr>
                        <w:rFonts w:ascii="Cambria Math" w:hAnsi="Cambria Math" w:cs="Times New Roman"/>
                      </w:rPr>
                      <m:t>f</m:t>
                    </m:r>
                  </m:e>
                  <m:sup>
                    <m:r>
                      <w:rPr>
                        <w:rFonts w:ascii="Cambria Math" w:hAnsi="Cambria Math" w:cs="Times New Roman"/>
                      </w:rPr>
                      <m:t>''</m:t>
                    </m:r>
                  </m:sup>
                </m:sSup>
                <m:d>
                  <m:dPr>
                    <m:ctrlPr>
                      <w:ins w:id="9" w:author="Rafiei, Vahid" w:date="2022-09-26T09:15:00Z">
                        <w:rPr>
                          <w:rFonts w:ascii="Cambria Math" w:hAnsi="Cambria Math" w:cs="Times New Roman"/>
                          <w:i/>
                        </w:rPr>
                      </w:ins>
                    </m:ctrlPr>
                  </m:dPr>
                  <m:e>
                    <m:sSub>
                      <m:sSubPr>
                        <m:ctrlPr>
                          <w:ins w:id="10" w:author="Rafiei, Vahid" w:date="2022-09-26T09:15: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n</m:t>
                        </m:r>
                      </m:sub>
                    </m:sSub>
                  </m:e>
                </m:d>
              </m:num>
              <m:den>
                <m:sSup>
                  <m:sSupPr>
                    <m:ctrlPr>
                      <w:ins w:id="11" w:author="Rafiei, Vahid" w:date="2022-09-26T09:15:00Z">
                        <w:rPr>
                          <w:rFonts w:ascii="Cambria Math" w:hAnsi="Cambria Math" w:cs="Times New Roman"/>
                          <w:i/>
                        </w:rPr>
                      </w:ins>
                    </m:ctrlPr>
                  </m:sSupPr>
                  <m:e>
                    <m:r>
                      <w:rPr>
                        <w:rFonts w:ascii="Cambria Math" w:hAnsi="Cambria Math" w:cs="Times New Roman"/>
                      </w:rPr>
                      <m:t>f</m:t>
                    </m:r>
                  </m:e>
                  <m:sup>
                    <m:r>
                      <w:rPr>
                        <w:rFonts w:ascii="Cambria Math" w:hAnsi="Cambria Math" w:cs="Times New Roman"/>
                      </w:rPr>
                      <m:t>'</m:t>
                    </m:r>
                  </m:sup>
                </m:sSup>
                <m:sSup>
                  <m:sSupPr>
                    <m:ctrlPr>
                      <w:ins w:id="12" w:author="Rafiei, Vahid" w:date="2022-09-26T09:15:00Z">
                        <w:rPr>
                          <w:rFonts w:ascii="Cambria Math" w:hAnsi="Cambria Math" w:cs="Times New Roman"/>
                          <w:i/>
                        </w:rPr>
                      </w:ins>
                    </m:ctrlPr>
                  </m:sSupPr>
                  <m:e>
                    <m:d>
                      <m:dPr>
                        <m:ctrlPr>
                          <w:ins w:id="13" w:author="Rafiei, Vahid" w:date="2022-09-26T09:15:00Z">
                            <w:rPr>
                              <w:rFonts w:ascii="Cambria Math" w:hAnsi="Cambria Math" w:cs="Times New Roman"/>
                              <w:i/>
                            </w:rPr>
                          </w:ins>
                        </m:ctrlPr>
                      </m:dPr>
                      <m:e>
                        <m:sSub>
                          <m:sSubPr>
                            <m:ctrlPr>
                              <w:ins w:id="14" w:author="Rafiei, Vahid" w:date="2022-09-26T09:15: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n</m:t>
                            </m:r>
                          </m:sub>
                        </m:sSub>
                      </m:e>
                    </m:d>
                  </m:e>
                  <m:sup>
                    <m:r>
                      <w:rPr>
                        <w:rFonts w:ascii="Cambria Math" w:hAnsi="Cambria Math" w:cs="Times New Roman"/>
                      </w:rPr>
                      <m:t>2</m:t>
                    </m:r>
                  </m:sup>
                </m:sSup>
              </m:den>
            </m:f>
            <m:r>
              <m:rPr>
                <m:sty m:val="p"/>
              </m:rPr>
              <w:rPr>
                <w:rFonts w:ascii="Cambria Math" w:hAnsi="Cambria Math" w:cs="Times New Roman"/>
              </w:rPr>
              <m:t>]</m:t>
            </m:r>
          </m:num>
          <m:den>
            <m:r>
              <w:rPr>
                <w:rFonts w:ascii="Cambria Math" w:hAnsi="Cambria Math" w:cs="Times New Roman"/>
              </w:rPr>
              <m:t>4-[6</m:t>
            </m:r>
            <m:f>
              <m:fPr>
                <m:ctrlPr>
                  <w:ins w:id="15" w:author="Rafiei, Vahid" w:date="2022-09-26T09:15:00Z">
                    <w:rPr>
                      <w:rFonts w:ascii="Cambria Math" w:hAnsi="Cambria Math" w:cs="Times New Roman"/>
                      <w:i/>
                    </w:rPr>
                  </w:ins>
                </m:ctrlPr>
              </m:fPr>
              <m:num>
                <m:r>
                  <w:rPr>
                    <w:rFonts w:ascii="Cambria Math" w:hAnsi="Cambria Math" w:cs="Times New Roman"/>
                  </w:rPr>
                  <m:t>f</m:t>
                </m:r>
                <m:d>
                  <m:dPr>
                    <m:ctrlPr>
                      <w:ins w:id="16" w:author="Rafiei, Vahid" w:date="2022-09-26T09:15:00Z">
                        <w:rPr>
                          <w:rFonts w:ascii="Cambria Math" w:hAnsi="Cambria Math" w:cs="Times New Roman"/>
                          <w:i/>
                        </w:rPr>
                      </w:ins>
                    </m:ctrlPr>
                  </m:dPr>
                  <m:e>
                    <m:sSub>
                      <m:sSubPr>
                        <m:ctrlPr>
                          <w:ins w:id="17" w:author="Rafiei, Vahid" w:date="2022-09-26T09:15: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m:t>
                </m:r>
                <m:sSup>
                  <m:sSupPr>
                    <m:ctrlPr>
                      <w:ins w:id="18" w:author="Rafiei, Vahid" w:date="2022-09-26T09:15:00Z">
                        <w:rPr>
                          <w:rFonts w:ascii="Cambria Math" w:hAnsi="Cambria Math" w:cs="Times New Roman"/>
                          <w:i/>
                        </w:rPr>
                      </w:ins>
                    </m:ctrlPr>
                  </m:sSupPr>
                  <m:e>
                    <m:r>
                      <w:rPr>
                        <w:rFonts w:ascii="Cambria Math" w:hAnsi="Cambria Math" w:cs="Times New Roman"/>
                      </w:rPr>
                      <m:t>f</m:t>
                    </m:r>
                  </m:e>
                  <m:sup>
                    <m:r>
                      <w:rPr>
                        <w:rFonts w:ascii="Cambria Math" w:hAnsi="Cambria Math" w:cs="Times New Roman"/>
                      </w:rPr>
                      <m:t>''</m:t>
                    </m:r>
                  </m:sup>
                </m:sSup>
                <m:d>
                  <m:dPr>
                    <m:ctrlPr>
                      <w:ins w:id="19" w:author="Rafiei, Vahid" w:date="2022-09-26T09:15:00Z">
                        <w:rPr>
                          <w:rFonts w:ascii="Cambria Math" w:hAnsi="Cambria Math" w:cs="Times New Roman"/>
                          <w:i/>
                        </w:rPr>
                      </w:ins>
                    </m:ctrlPr>
                  </m:dPr>
                  <m:e>
                    <m:sSub>
                      <m:sSubPr>
                        <m:ctrlPr>
                          <w:ins w:id="20" w:author="Rafiei, Vahid" w:date="2022-09-26T09:15: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n</m:t>
                        </m:r>
                      </m:sub>
                    </m:sSub>
                  </m:e>
                </m:d>
              </m:num>
              <m:den>
                <m:sSup>
                  <m:sSupPr>
                    <m:ctrlPr>
                      <w:ins w:id="21" w:author="Rafiei, Vahid" w:date="2022-09-26T09:15:00Z">
                        <w:rPr>
                          <w:rFonts w:ascii="Cambria Math" w:hAnsi="Cambria Math" w:cs="Times New Roman"/>
                          <w:i/>
                        </w:rPr>
                      </w:ins>
                    </m:ctrlPr>
                  </m:sSupPr>
                  <m:e>
                    <m:r>
                      <w:rPr>
                        <w:rFonts w:ascii="Cambria Math" w:hAnsi="Cambria Math" w:cs="Times New Roman"/>
                      </w:rPr>
                      <m:t>f</m:t>
                    </m:r>
                  </m:e>
                  <m:sup>
                    <m:r>
                      <w:rPr>
                        <w:rFonts w:ascii="Cambria Math" w:hAnsi="Cambria Math" w:cs="Times New Roman"/>
                      </w:rPr>
                      <m:t>'</m:t>
                    </m:r>
                  </m:sup>
                </m:sSup>
                <m:sSup>
                  <m:sSupPr>
                    <m:ctrlPr>
                      <w:ins w:id="22" w:author="Rafiei, Vahid" w:date="2022-09-26T09:15:00Z">
                        <w:rPr>
                          <w:rFonts w:ascii="Cambria Math" w:hAnsi="Cambria Math" w:cs="Times New Roman"/>
                          <w:i/>
                        </w:rPr>
                      </w:ins>
                    </m:ctrlPr>
                  </m:sSupPr>
                  <m:e>
                    <m:d>
                      <m:dPr>
                        <m:ctrlPr>
                          <w:ins w:id="23" w:author="Rafiei, Vahid" w:date="2022-09-26T09:15:00Z">
                            <w:rPr>
                              <w:rFonts w:ascii="Cambria Math" w:hAnsi="Cambria Math" w:cs="Times New Roman"/>
                              <w:i/>
                            </w:rPr>
                          </w:ins>
                        </m:ctrlPr>
                      </m:dPr>
                      <m:e>
                        <m:sSub>
                          <m:sSubPr>
                            <m:ctrlPr>
                              <w:ins w:id="24" w:author="Rafiei, Vahid" w:date="2022-09-26T09:15: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n</m:t>
                            </m:r>
                          </m:sub>
                        </m:sSub>
                      </m:e>
                    </m:d>
                  </m:e>
                  <m:sup>
                    <m:r>
                      <w:rPr>
                        <w:rFonts w:ascii="Cambria Math" w:hAnsi="Cambria Math" w:cs="Times New Roman"/>
                      </w:rPr>
                      <m:t>2</m:t>
                    </m:r>
                  </m:sup>
                </m:sSup>
              </m:den>
            </m:f>
            <m:r>
              <w:rPr>
                <w:rFonts w:ascii="Cambria Math" w:hAnsi="Cambria Math" w:cs="Times New Roman"/>
              </w:rPr>
              <m:t>]+</m:t>
            </m:r>
            <m:sSup>
              <m:sSupPr>
                <m:ctrlPr>
                  <w:ins w:id="25" w:author="Rafiei, Vahid" w:date="2022-09-26T09:15:00Z">
                    <w:rPr>
                      <w:rFonts w:ascii="Cambria Math" w:hAnsi="Cambria Math" w:cs="Times New Roman"/>
                      <w:i/>
                    </w:rPr>
                  </w:ins>
                </m:ctrlPr>
              </m:sSupPr>
              <m:e>
                <m:r>
                  <w:rPr>
                    <w:rFonts w:ascii="Cambria Math" w:hAnsi="Cambria Math" w:cs="Times New Roman"/>
                  </w:rPr>
                  <m:t>[</m:t>
                </m:r>
                <m:f>
                  <m:fPr>
                    <m:ctrlPr>
                      <w:ins w:id="26" w:author="Rafiei, Vahid" w:date="2022-09-26T09:15:00Z">
                        <w:rPr>
                          <w:rFonts w:ascii="Cambria Math" w:hAnsi="Cambria Math" w:cs="Times New Roman"/>
                          <w:i/>
                        </w:rPr>
                      </w:ins>
                    </m:ctrlPr>
                  </m:fPr>
                  <m:num>
                    <m:r>
                      <w:rPr>
                        <w:rFonts w:ascii="Cambria Math" w:hAnsi="Cambria Math" w:cs="Times New Roman"/>
                      </w:rPr>
                      <m:t>f</m:t>
                    </m:r>
                    <m:d>
                      <m:dPr>
                        <m:ctrlPr>
                          <w:ins w:id="27" w:author="Rafiei, Vahid" w:date="2022-09-26T09:15:00Z">
                            <w:rPr>
                              <w:rFonts w:ascii="Cambria Math" w:hAnsi="Cambria Math" w:cs="Times New Roman"/>
                              <w:i/>
                            </w:rPr>
                          </w:ins>
                        </m:ctrlPr>
                      </m:dPr>
                      <m:e>
                        <m:sSub>
                          <m:sSubPr>
                            <m:ctrlPr>
                              <w:ins w:id="28" w:author="Rafiei, Vahid" w:date="2022-09-26T09:15: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m:t>
                    </m:r>
                    <m:sSup>
                      <m:sSupPr>
                        <m:ctrlPr>
                          <w:ins w:id="29" w:author="Rafiei, Vahid" w:date="2022-09-26T09:15:00Z">
                            <w:rPr>
                              <w:rFonts w:ascii="Cambria Math" w:hAnsi="Cambria Math" w:cs="Times New Roman"/>
                              <w:i/>
                            </w:rPr>
                          </w:ins>
                        </m:ctrlPr>
                      </m:sSupPr>
                      <m:e>
                        <m:r>
                          <w:rPr>
                            <w:rFonts w:ascii="Cambria Math" w:hAnsi="Cambria Math" w:cs="Times New Roman"/>
                          </w:rPr>
                          <m:t>f</m:t>
                        </m:r>
                      </m:e>
                      <m:sup>
                        <m:r>
                          <w:rPr>
                            <w:rFonts w:ascii="Cambria Math" w:hAnsi="Cambria Math" w:cs="Times New Roman"/>
                          </w:rPr>
                          <m:t>''</m:t>
                        </m:r>
                      </m:sup>
                    </m:sSup>
                    <m:d>
                      <m:dPr>
                        <m:ctrlPr>
                          <w:ins w:id="30" w:author="Rafiei, Vahid" w:date="2022-09-26T09:15:00Z">
                            <w:rPr>
                              <w:rFonts w:ascii="Cambria Math" w:hAnsi="Cambria Math" w:cs="Times New Roman"/>
                              <w:i/>
                            </w:rPr>
                          </w:ins>
                        </m:ctrlPr>
                      </m:dPr>
                      <m:e>
                        <m:sSub>
                          <m:sSubPr>
                            <m:ctrlPr>
                              <w:ins w:id="31" w:author="Rafiei, Vahid" w:date="2022-09-26T09:15: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n</m:t>
                            </m:r>
                          </m:sub>
                        </m:sSub>
                      </m:e>
                    </m:d>
                  </m:num>
                  <m:den>
                    <m:sSup>
                      <m:sSupPr>
                        <m:ctrlPr>
                          <w:ins w:id="32" w:author="Rafiei, Vahid" w:date="2022-09-26T09:15:00Z">
                            <w:rPr>
                              <w:rFonts w:ascii="Cambria Math" w:hAnsi="Cambria Math" w:cs="Times New Roman"/>
                              <w:i/>
                            </w:rPr>
                          </w:ins>
                        </m:ctrlPr>
                      </m:sSupPr>
                      <m:e>
                        <m:r>
                          <w:rPr>
                            <w:rFonts w:ascii="Cambria Math" w:hAnsi="Cambria Math" w:cs="Times New Roman"/>
                          </w:rPr>
                          <m:t>f</m:t>
                        </m:r>
                      </m:e>
                      <m:sup>
                        <m:r>
                          <w:rPr>
                            <w:rFonts w:ascii="Cambria Math" w:hAnsi="Cambria Math" w:cs="Times New Roman"/>
                          </w:rPr>
                          <m:t>'</m:t>
                        </m:r>
                      </m:sup>
                    </m:sSup>
                    <m:sSup>
                      <m:sSupPr>
                        <m:ctrlPr>
                          <w:ins w:id="33" w:author="Rafiei, Vahid" w:date="2022-09-26T09:15:00Z">
                            <w:rPr>
                              <w:rFonts w:ascii="Cambria Math" w:hAnsi="Cambria Math" w:cs="Times New Roman"/>
                              <w:i/>
                            </w:rPr>
                          </w:ins>
                        </m:ctrlPr>
                      </m:sSupPr>
                      <m:e>
                        <m:d>
                          <m:dPr>
                            <m:ctrlPr>
                              <w:ins w:id="34" w:author="Rafiei, Vahid" w:date="2022-09-26T09:15:00Z">
                                <w:rPr>
                                  <w:rFonts w:ascii="Cambria Math" w:hAnsi="Cambria Math" w:cs="Times New Roman"/>
                                  <w:i/>
                                </w:rPr>
                              </w:ins>
                            </m:ctrlPr>
                          </m:dPr>
                          <m:e>
                            <m:sSub>
                              <m:sSubPr>
                                <m:ctrlPr>
                                  <w:ins w:id="35" w:author="Rafiei, Vahid" w:date="2022-09-26T09:15: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n</m:t>
                                </m:r>
                              </m:sub>
                            </m:sSub>
                          </m:e>
                        </m:d>
                      </m:e>
                      <m:sup>
                        <m:r>
                          <w:rPr>
                            <w:rFonts w:ascii="Cambria Math" w:hAnsi="Cambria Math" w:cs="Times New Roman"/>
                          </w:rPr>
                          <m:t>2</m:t>
                        </m:r>
                      </m:sup>
                    </m:sSup>
                  </m:den>
                </m:f>
                <m:r>
                  <w:rPr>
                    <w:rFonts w:ascii="Cambria Math" w:hAnsi="Cambria Math" w:cs="Times New Roman"/>
                  </w:rPr>
                  <m:t>]</m:t>
                </m:r>
              </m:e>
              <m:sup>
                <m:r>
                  <w:rPr>
                    <w:rFonts w:ascii="Cambria Math" w:hAnsi="Cambria Math" w:cs="Times New Roman"/>
                  </w:rPr>
                  <m:t>2</m:t>
                </m:r>
              </m:sup>
            </m:sSup>
          </m:den>
        </m:f>
      </m:oMath>
      <w:r w:rsidRPr="00AC6AD0">
        <w:rPr>
          <w:rFonts w:cs="Times New Roman"/>
        </w:rPr>
        <w:t xml:space="preserve">  </w:t>
      </w:r>
      <w:r w:rsidRPr="00AC6AD0">
        <w:rPr>
          <w:rFonts w:cs="Times New Roman"/>
        </w:rPr>
        <w:tab/>
      </w:r>
      <w:r w:rsidRPr="00AC6AD0">
        <w:rPr>
          <w:rFonts w:cs="Times New Roman"/>
        </w:rPr>
        <w:tab/>
      </w:r>
      <w:r w:rsidRPr="00AC6AD0">
        <w:rPr>
          <w:rFonts w:cs="Times New Roman"/>
        </w:rPr>
        <w:tab/>
        <w:t>(S1)</w:t>
      </w:r>
    </w:p>
    <w:p w14:paraId="20F874B8" w14:textId="77777777" w:rsidR="00AC6AD0" w:rsidRPr="00AC6AD0" w:rsidRDefault="00AC6AD0" w:rsidP="00AC6AD0">
      <w:pPr>
        <w:pStyle w:val="ListParagraph"/>
        <w:numPr>
          <w:ilvl w:val="0"/>
          <w:numId w:val="11"/>
        </w:numPr>
        <w:jc w:val="both"/>
      </w:pPr>
      <w:r w:rsidRPr="00B97294">
        <w:rPr>
          <w:u w:val="single"/>
        </w:rPr>
        <w:t>Convergence</w:t>
      </w:r>
      <w:r w:rsidRPr="00AC6AD0">
        <w:t>: Bisect technique implemented before IHM to ensure convergence by approximating the root</w:t>
      </w:r>
    </w:p>
    <w:p w14:paraId="76A27003" w14:textId="77777777" w:rsidR="00AC6AD0" w:rsidRPr="00AC6AD0" w:rsidRDefault="00AC6AD0" w:rsidP="00AC6AD0">
      <w:pPr>
        <w:pStyle w:val="ListParagraph"/>
        <w:numPr>
          <w:ilvl w:val="0"/>
          <w:numId w:val="11"/>
        </w:numPr>
        <w:jc w:val="both"/>
      </w:pPr>
      <w:r w:rsidRPr="00B97294">
        <w:rPr>
          <w:u w:val="single"/>
        </w:rPr>
        <w:t>Input Variables</w:t>
      </w:r>
      <w:r w:rsidRPr="00AC6AD0">
        <w:t>: Soil properties, PFAS properties, and water flow in soil (e.g., PFAS use flag, number of PFAS types, unique PFAS array, PFAS percolation coefficient, soil bulk density, PFAS sorption coefficient, soil layers)</w:t>
      </w:r>
    </w:p>
    <w:p w14:paraId="50B013A2" w14:textId="77777777" w:rsidR="00AC6AD0" w:rsidRPr="00AC6AD0" w:rsidRDefault="00AC6AD0" w:rsidP="00AC6AD0">
      <w:pPr>
        <w:pStyle w:val="ListParagraph"/>
        <w:numPr>
          <w:ilvl w:val="0"/>
          <w:numId w:val="11"/>
        </w:numPr>
        <w:jc w:val="both"/>
      </w:pPr>
      <w:r w:rsidRPr="00B97294">
        <w:rPr>
          <w:u w:val="single"/>
        </w:rPr>
        <w:t>Output Variables</w:t>
      </w:r>
      <w:r w:rsidRPr="00AC6AD0">
        <w:t>: Daily PFAS amounts in lateral flow, surface runoff, and leaching from the soil profile</w:t>
      </w:r>
    </w:p>
    <w:p w14:paraId="0DEE011A" w14:textId="77777777" w:rsidR="00AC6AD0" w:rsidRPr="00AC6AD0" w:rsidRDefault="00AC6AD0" w:rsidP="00AC6AD0">
      <w:pPr>
        <w:pStyle w:val="ListParagraph"/>
        <w:numPr>
          <w:ilvl w:val="0"/>
          <w:numId w:val="11"/>
        </w:numPr>
        <w:jc w:val="both"/>
      </w:pPr>
      <w:r w:rsidRPr="00AC6AD0">
        <w:t>Structure: Nested loops iterate through Hydrologic Response Units (HRUs), soil layers, and PFAS types</w:t>
      </w:r>
    </w:p>
    <w:p w14:paraId="7EACEE5A" w14:textId="77777777" w:rsidR="00AC6AD0" w:rsidRPr="00AC6AD0" w:rsidRDefault="00AC6AD0" w:rsidP="00AC6AD0">
      <w:pPr>
        <w:pStyle w:val="ListParagraph"/>
        <w:numPr>
          <w:ilvl w:val="0"/>
          <w:numId w:val="11"/>
        </w:numPr>
        <w:jc w:val="both"/>
      </w:pPr>
      <w:r w:rsidRPr="00B97294">
        <w:rPr>
          <w:u w:val="single"/>
        </w:rPr>
        <w:t>Calculations</w:t>
      </w:r>
      <w:r w:rsidRPr="00AC6AD0">
        <w:t>: Determine PFAS concentration in water, surface runoff, and lateral flow, considering factors such as sorption coefficients, Freundlich exponent, Langmuir coefficient, and maximum solubility</w:t>
      </w:r>
    </w:p>
    <w:p w14:paraId="4B40DD78" w14:textId="77777777" w:rsidR="00AC6AD0" w:rsidRPr="00AC6AD0" w:rsidRDefault="00AC6AD0" w:rsidP="00AC6AD0">
      <w:pPr>
        <w:pStyle w:val="ListParagraph"/>
        <w:numPr>
          <w:ilvl w:val="0"/>
          <w:numId w:val="11"/>
        </w:numPr>
        <w:jc w:val="both"/>
      </w:pPr>
      <w:r w:rsidRPr="00B97294">
        <w:rPr>
          <w:u w:val="single"/>
        </w:rPr>
        <w:lastRenderedPageBreak/>
        <w:t>Updates</w:t>
      </w:r>
      <w:r w:rsidRPr="00AC6AD0">
        <w:t>: Adjust PFAS amounts in soil layers based on leaching, surface runoff, and lateral flow losses, and adjust concentrations if they exceed maximum solubility</w:t>
      </w:r>
    </w:p>
    <w:p w14:paraId="2255242D" w14:textId="755F1C41" w:rsidR="00DA2098" w:rsidRPr="00B97294" w:rsidRDefault="00AC6AD0" w:rsidP="00B97294">
      <w:pPr>
        <w:pStyle w:val="ListParagraph"/>
        <w:numPr>
          <w:ilvl w:val="0"/>
          <w:numId w:val="11"/>
        </w:numPr>
        <w:jc w:val="both"/>
      </w:pPr>
      <w:r w:rsidRPr="00B97294">
        <w:rPr>
          <w:u w:val="single"/>
        </w:rPr>
        <w:t>Application</w:t>
      </w:r>
      <w:r w:rsidRPr="00AC6AD0">
        <w:t xml:space="preserve">: Model PFAS transport to lower soil layers or through </w:t>
      </w:r>
      <w:r w:rsidR="00B97294">
        <w:t xml:space="preserve">runoff, leaching and </w:t>
      </w:r>
      <w:r w:rsidRPr="00AC6AD0">
        <w:t>lateral flow</w:t>
      </w:r>
      <w:r w:rsidR="00B97294">
        <w:t xml:space="preserve"> </w:t>
      </w:r>
      <w:r w:rsidRPr="00AC6AD0">
        <w:t>to sub-watershed outlets</w:t>
      </w:r>
    </w:p>
    <w:p w14:paraId="33BBCE94" w14:textId="46F0C16E" w:rsidR="00A447F3" w:rsidRDefault="00A447F3" w:rsidP="00311A95">
      <w:pPr>
        <w:spacing w:line="360" w:lineRule="auto"/>
        <w:jc w:val="both"/>
        <w:rPr>
          <w:rFonts w:eastAsia="TimesLTStd-Roman" w:cs="Times New Roman"/>
          <w:szCs w:val="24"/>
          <w:lang w:eastAsia="zh-CN"/>
        </w:rPr>
      </w:pPr>
    </w:p>
    <w:p w14:paraId="0A3F6381" w14:textId="280E131D" w:rsidR="00B97294" w:rsidRPr="00AC6A05" w:rsidRDefault="00374138" w:rsidP="00B97294">
      <w:pPr>
        <w:ind w:hanging="540"/>
        <w:rPr>
          <w:b/>
          <w:bCs/>
          <w:sz w:val="28"/>
          <w:szCs w:val="28"/>
        </w:rPr>
      </w:pPr>
      <w:r>
        <w:rPr>
          <w:b/>
          <w:bCs/>
          <w:sz w:val="28"/>
          <w:szCs w:val="28"/>
        </w:rPr>
        <w:t>5</w:t>
      </w:r>
      <w:r w:rsidR="00AC6A05" w:rsidRPr="00AC6A05">
        <w:rPr>
          <w:b/>
          <w:bCs/>
          <w:sz w:val="28"/>
          <w:szCs w:val="28"/>
        </w:rPr>
        <w:t xml:space="preserve">. </w:t>
      </w:r>
      <w:r w:rsidR="00B97294" w:rsidRPr="00AC6A05">
        <w:rPr>
          <w:b/>
          <w:bCs/>
          <w:sz w:val="28"/>
          <w:szCs w:val="28"/>
        </w:rPr>
        <w:t>PFAS transport with sediment</w:t>
      </w:r>
      <w:r w:rsidR="00AF7C85">
        <w:rPr>
          <w:b/>
          <w:bCs/>
          <w:sz w:val="28"/>
          <w:szCs w:val="28"/>
        </w:rPr>
        <w:t xml:space="preserve"> [PROCESS]</w:t>
      </w:r>
    </w:p>
    <w:p w14:paraId="6ABE21E3" w14:textId="0B565674" w:rsidR="00B97294" w:rsidRPr="00B97294" w:rsidRDefault="00B97294" w:rsidP="00B97294">
      <w:pPr>
        <w:rPr>
          <w:b/>
          <w:bCs/>
        </w:rPr>
      </w:pPr>
      <w:r w:rsidRPr="00B97294">
        <w:t>Subroutine</w:t>
      </w:r>
      <w:r w:rsidRPr="00A447F3">
        <w:t>: pfasy(</w:t>
      </w:r>
      <w:proofErr w:type="spellStart"/>
      <w:r w:rsidRPr="00A447F3">
        <w:t>iwave</w:t>
      </w:r>
      <w:proofErr w:type="spellEnd"/>
      <w:r w:rsidRPr="00A447F3">
        <w:t>)</w:t>
      </w:r>
    </w:p>
    <w:p w14:paraId="2F47F7EF" w14:textId="51A911E7" w:rsidR="00B97294" w:rsidRDefault="00A447F3" w:rsidP="00B97294">
      <w:pPr>
        <w:pStyle w:val="ListParagraph"/>
        <w:numPr>
          <w:ilvl w:val="0"/>
          <w:numId w:val="14"/>
        </w:numPr>
        <w:jc w:val="both"/>
      </w:pPr>
      <w:r w:rsidRPr="00A447F3">
        <w:t xml:space="preserve">Purpose: Calculate PFAS transport via sediment after obtaining </w:t>
      </w:r>
      <w:r w:rsidR="00AC6A05">
        <w:t xml:space="preserve">aqueous </w:t>
      </w:r>
      <w:r w:rsidRPr="00A447F3">
        <w:t>equilibrium concentration of PFAS from pfaslch module</w:t>
      </w:r>
      <w:r w:rsidR="00AC6A05">
        <w:t>.</w:t>
      </w:r>
      <w:r w:rsidRPr="00A447F3">
        <w:t xml:space="preserve"> Function: Estimate the amount of PFAS sorbed to sediment particles that end up in rivers, based on the enrichment ratio specified in the input files (*.chm) and the amount of sediment estimated by the model</w:t>
      </w:r>
      <w:r w:rsidR="00B97294">
        <w:t>.</w:t>
      </w:r>
      <w:r w:rsidRPr="00A447F3">
        <w:t xml:space="preserve"> Note: Enrichment ratio is for calibration purposes only, should be set to 1 if no calibration is performed</w:t>
      </w:r>
    </w:p>
    <w:p w14:paraId="2B64919C" w14:textId="01EAFF12" w:rsidR="00A447F3" w:rsidRPr="00A447F3" w:rsidRDefault="00A447F3" w:rsidP="00B97294">
      <w:pPr>
        <w:jc w:val="both"/>
      </w:pPr>
      <w:r w:rsidRPr="00A447F3">
        <w:t>Input variables:</w:t>
      </w:r>
    </w:p>
    <w:p w14:paraId="4C32E556" w14:textId="77777777" w:rsidR="00A447F3" w:rsidRPr="00A447F3" w:rsidRDefault="00A447F3" w:rsidP="00B97294">
      <w:pPr>
        <w:pStyle w:val="ListParagraph"/>
        <w:numPr>
          <w:ilvl w:val="0"/>
          <w:numId w:val="14"/>
        </w:numPr>
        <w:jc w:val="both"/>
      </w:pPr>
      <w:proofErr w:type="spellStart"/>
      <w:r w:rsidRPr="00A447F3">
        <w:t>enratio</w:t>
      </w:r>
      <w:proofErr w:type="spellEnd"/>
      <w:r w:rsidRPr="00A447F3">
        <w:t>: Enrichment ratio calculated for day in HRU</w:t>
      </w:r>
    </w:p>
    <w:p w14:paraId="57950203" w14:textId="77777777" w:rsidR="00A447F3" w:rsidRPr="00A447F3" w:rsidRDefault="00A447F3" w:rsidP="00B97294">
      <w:pPr>
        <w:pStyle w:val="ListParagraph"/>
        <w:numPr>
          <w:ilvl w:val="0"/>
          <w:numId w:val="14"/>
        </w:numPr>
        <w:jc w:val="both"/>
      </w:pPr>
      <w:proofErr w:type="spellStart"/>
      <w:r w:rsidRPr="00A447F3">
        <w:t>hrupfas</w:t>
      </w:r>
      <w:proofErr w:type="spellEnd"/>
      <w:r w:rsidRPr="00A447F3">
        <w:t>: PFAS use flag (0: no PFAS used in HRU, 1: PFAS used in HRU)</w:t>
      </w:r>
    </w:p>
    <w:p w14:paraId="0A7B0AE7" w14:textId="77777777" w:rsidR="00A447F3" w:rsidRPr="00A447F3" w:rsidRDefault="00A447F3" w:rsidP="00B97294">
      <w:pPr>
        <w:pStyle w:val="ListParagraph"/>
        <w:numPr>
          <w:ilvl w:val="0"/>
          <w:numId w:val="14"/>
        </w:numPr>
        <w:jc w:val="both"/>
      </w:pPr>
      <w:proofErr w:type="spellStart"/>
      <w:r w:rsidRPr="00A447F3">
        <w:t>ihru</w:t>
      </w:r>
      <w:proofErr w:type="spellEnd"/>
      <w:r w:rsidRPr="00A447F3">
        <w:t>: HRU number</w:t>
      </w:r>
    </w:p>
    <w:p w14:paraId="2D5E0348" w14:textId="77777777" w:rsidR="00A447F3" w:rsidRPr="00A447F3" w:rsidRDefault="00A447F3" w:rsidP="00B97294">
      <w:pPr>
        <w:pStyle w:val="ListParagraph"/>
        <w:numPr>
          <w:ilvl w:val="0"/>
          <w:numId w:val="14"/>
        </w:numPr>
        <w:jc w:val="both"/>
      </w:pPr>
      <w:proofErr w:type="spellStart"/>
      <w:r w:rsidRPr="00A447F3">
        <w:t>iwave</w:t>
      </w:r>
      <w:proofErr w:type="spellEnd"/>
      <w:r w:rsidRPr="00A447F3">
        <w:t>: Flag to differentiate HRU and subbasin sediment calculation (0 for HRU, subbasin # for subbasin)</w:t>
      </w:r>
    </w:p>
    <w:p w14:paraId="0AB09FF3" w14:textId="77777777" w:rsidR="00A447F3" w:rsidRPr="00A447F3" w:rsidRDefault="00A447F3" w:rsidP="00B97294">
      <w:pPr>
        <w:pStyle w:val="ListParagraph"/>
        <w:numPr>
          <w:ilvl w:val="0"/>
          <w:numId w:val="14"/>
        </w:numPr>
        <w:jc w:val="both"/>
      </w:pPr>
      <w:proofErr w:type="spellStart"/>
      <w:r w:rsidRPr="00A447F3">
        <w:t>npfasmx</w:t>
      </w:r>
      <w:proofErr w:type="spellEnd"/>
      <w:r w:rsidRPr="00A447F3">
        <w:t>: Number of different PFAS types used in the simulation</w:t>
      </w:r>
    </w:p>
    <w:p w14:paraId="34F4E8FF" w14:textId="77777777" w:rsidR="00A447F3" w:rsidRPr="00A447F3" w:rsidRDefault="00A447F3" w:rsidP="00B97294">
      <w:pPr>
        <w:pStyle w:val="ListParagraph"/>
        <w:numPr>
          <w:ilvl w:val="0"/>
          <w:numId w:val="14"/>
        </w:numPr>
        <w:jc w:val="both"/>
      </w:pPr>
      <w:proofErr w:type="spellStart"/>
      <w:r w:rsidRPr="00A447F3">
        <w:t>npfasno</w:t>
      </w:r>
      <w:proofErr w:type="spellEnd"/>
      <w:r w:rsidRPr="00A447F3">
        <w:t>: Array of unique PFAS used in watershed</w:t>
      </w:r>
    </w:p>
    <w:p w14:paraId="329B4F8F" w14:textId="77777777" w:rsidR="00A447F3" w:rsidRPr="00A447F3" w:rsidRDefault="00A447F3" w:rsidP="00B97294">
      <w:pPr>
        <w:pStyle w:val="ListParagraph"/>
        <w:numPr>
          <w:ilvl w:val="0"/>
          <w:numId w:val="14"/>
        </w:numPr>
        <w:jc w:val="both"/>
      </w:pPr>
      <w:proofErr w:type="spellStart"/>
      <w:r w:rsidRPr="00A447F3">
        <w:t>pst_enr</w:t>
      </w:r>
      <w:proofErr w:type="spellEnd"/>
      <w:r w:rsidRPr="00A447F3">
        <w:t>: PFAS enrichment ratio</w:t>
      </w:r>
    </w:p>
    <w:p w14:paraId="0B480163" w14:textId="77777777" w:rsidR="00A447F3" w:rsidRPr="00A447F3" w:rsidRDefault="00A447F3" w:rsidP="00B97294">
      <w:pPr>
        <w:pStyle w:val="ListParagraph"/>
        <w:numPr>
          <w:ilvl w:val="0"/>
          <w:numId w:val="14"/>
        </w:numPr>
        <w:jc w:val="both"/>
      </w:pPr>
      <w:proofErr w:type="spellStart"/>
      <w:r w:rsidRPr="00A447F3">
        <w:t>sedyld</w:t>
      </w:r>
      <w:proofErr w:type="spellEnd"/>
      <w:r w:rsidRPr="00A447F3">
        <w:t>: Daily soil loss caused by water erosion in HRU (metric tons)</w:t>
      </w:r>
    </w:p>
    <w:p w14:paraId="6469DDAC" w14:textId="77777777" w:rsidR="00A447F3" w:rsidRPr="00A447F3" w:rsidRDefault="00A447F3" w:rsidP="00B97294">
      <w:pPr>
        <w:pStyle w:val="ListParagraph"/>
        <w:numPr>
          <w:ilvl w:val="0"/>
          <w:numId w:val="14"/>
        </w:numPr>
        <w:jc w:val="both"/>
      </w:pPr>
      <w:proofErr w:type="spellStart"/>
      <w:r w:rsidRPr="00A447F3">
        <w:t>pfas_kf</w:t>
      </w:r>
      <w:proofErr w:type="spellEnd"/>
      <w:r w:rsidRPr="00A447F3">
        <w:t xml:space="preserve">: PFAS sorption coefficient, </w:t>
      </w:r>
      <w:proofErr w:type="spellStart"/>
      <w:r w:rsidRPr="00A447F3">
        <w:t>Kp</w:t>
      </w:r>
      <w:proofErr w:type="spellEnd"/>
      <w:r w:rsidRPr="00A447F3">
        <w:t xml:space="preserve"> (ratio of concentration in solid phase to concentration in solution)</w:t>
      </w:r>
    </w:p>
    <w:p w14:paraId="4C69FDDA" w14:textId="77777777" w:rsidR="00A447F3" w:rsidRPr="00A447F3" w:rsidRDefault="00A447F3" w:rsidP="00B97294">
      <w:pPr>
        <w:pStyle w:val="ListParagraph"/>
        <w:numPr>
          <w:ilvl w:val="0"/>
          <w:numId w:val="14"/>
        </w:numPr>
        <w:jc w:val="both"/>
      </w:pPr>
      <w:proofErr w:type="spellStart"/>
      <w:r w:rsidRPr="00A447F3">
        <w:t>sol_pfas</w:t>
      </w:r>
      <w:proofErr w:type="spellEnd"/>
      <w:r w:rsidRPr="00A447F3">
        <w:t>: Amount of PFAS in layer in HRU (kg/ha)</w:t>
      </w:r>
    </w:p>
    <w:p w14:paraId="193C8364" w14:textId="77777777" w:rsidR="00A447F3" w:rsidRPr="00A447F3" w:rsidRDefault="00A447F3" w:rsidP="00B97294">
      <w:pPr>
        <w:pStyle w:val="ListParagraph"/>
        <w:numPr>
          <w:ilvl w:val="0"/>
          <w:numId w:val="14"/>
        </w:numPr>
        <w:jc w:val="both"/>
      </w:pPr>
      <w:proofErr w:type="spellStart"/>
      <w:r w:rsidRPr="00A447F3">
        <w:t>sub_pfas</w:t>
      </w:r>
      <w:proofErr w:type="spellEnd"/>
      <w:r w:rsidRPr="00A447F3">
        <w:t>: Amount of PFAS in layer in subbasin (kg/ha)</w:t>
      </w:r>
    </w:p>
    <w:p w14:paraId="41895C15" w14:textId="77777777" w:rsidR="00A447F3" w:rsidRPr="00A447F3" w:rsidRDefault="00A447F3" w:rsidP="00B97294">
      <w:pPr>
        <w:pStyle w:val="ListParagraph"/>
        <w:numPr>
          <w:ilvl w:val="0"/>
          <w:numId w:val="14"/>
        </w:numPr>
        <w:jc w:val="both"/>
      </w:pPr>
      <w:r w:rsidRPr="00A447F3">
        <w:t>Output variables:</w:t>
      </w:r>
    </w:p>
    <w:p w14:paraId="4D9E79C7" w14:textId="5E1BD5D9" w:rsidR="00A447F3" w:rsidRPr="00A447F3" w:rsidRDefault="00A447F3" w:rsidP="00B97294">
      <w:pPr>
        <w:pStyle w:val="ListParagraph"/>
        <w:numPr>
          <w:ilvl w:val="0"/>
          <w:numId w:val="14"/>
        </w:numPr>
        <w:jc w:val="both"/>
      </w:pPr>
      <w:proofErr w:type="spellStart"/>
      <w:r w:rsidRPr="00A447F3">
        <w:t>pfas_sed</w:t>
      </w:r>
      <w:proofErr w:type="spellEnd"/>
      <w:r w:rsidRPr="00A447F3">
        <w:t xml:space="preserve">: PFAS loading from HRU </w:t>
      </w:r>
      <w:r w:rsidR="00B97294">
        <w:t>[</w:t>
      </w:r>
      <w:r w:rsidRPr="00A447F3">
        <w:t>sorbed onto sediment (kg/ha)</w:t>
      </w:r>
      <w:r w:rsidR="00B97294">
        <w:t>]</w:t>
      </w:r>
    </w:p>
    <w:p w14:paraId="4E786669" w14:textId="77777777" w:rsidR="00B97294" w:rsidRDefault="00A447F3" w:rsidP="00B97294">
      <w:pPr>
        <w:pStyle w:val="ListParagraph"/>
        <w:numPr>
          <w:ilvl w:val="0"/>
          <w:numId w:val="14"/>
        </w:numPr>
        <w:jc w:val="both"/>
      </w:pPr>
      <w:proofErr w:type="spellStart"/>
      <w:r w:rsidRPr="00A447F3">
        <w:t>sol_pfas</w:t>
      </w:r>
      <w:proofErr w:type="spellEnd"/>
      <w:r w:rsidRPr="00A447F3">
        <w:t>: Updated amount of PFAS in layer in HRU (kg/ha)</w:t>
      </w:r>
    </w:p>
    <w:p w14:paraId="099F8736" w14:textId="4081CBE8" w:rsidR="00A447F3" w:rsidRPr="00A447F3" w:rsidRDefault="00A447F3" w:rsidP="00B97294">
      <w:pPr>
        <w:jc w:val="both"/>
      </w:pPr>
      <w:r w:rsidRPr="00A447F3">
        <w:t>Main steps:</w:t>
      </w:r>
    </w:p>
    <w:p w14:paraId="4812EBAC" w14:textId="77777777" w:rsidR="00A447F3" w:rsidRPr="00A447F3" w:rsidRDefault="00A447F3" w:rsidP="00B97294">
      <w:pPr>
        <w:pStyle w:val="ListParagraph"/>
        <w:numPr>
          <w:ilvl w:val="0"/>
          <w:numId w:val="14"/>
        </w:numPr>
        <w:jc w:val="both"/>
      </w:pPr>
      <w:r w:rsidRPr="00A447F3">
        <w:t>Iterate through different PFAS types</w:t>
      </w:r>
    </w:p>
    <w:p w14:paraId="18E80326" w14:textId="1D4D8860" w:rsidR="00A447F3" w:rsidRPr="00A447F3" w:rsidRDefault="00B97294" w:rsidP="00B97294">
      <w:pPr>
        <w:pStyle w:val="ListParagraph"/>
        <w:numPr>
          <w:ilvl w:val="0"/>
          <w:numId w:val="14"/>
        </w:numPr>
        <w:jc w:val="both"/>
      </w:pPr>
      <w:r>
        <w:t>Get the</w:t>
      </w:r>
      <w:r w:rsidR="00A447F3" w:rsidRPr="00A447F3">
        <w:t xml:space="preserve"> </w:t>
      </w:r>
      <w:r>
        <w:t xml:space="preserve">soil aqueous </w:t>
      </w:r>
      <w:r w:rsidRPr="00A447F3">
        <w:t>PFAS</w:t>
      </w:r>
      <w:r w:rsidRPr="00A447F3">
        <w:t xml:space="preserve"> </w:t>
      </w:r>
      <w:r w:rsidR="00A447F3" w:rsidRPr="00A447F3">
        <w:t xml:space="preserve">concentration </w:t>
      </w:r>
    </w:p>
    <w:p w14:paraId="17CD7E3B" w14:textId="758AFE21" w:rsidR="00A447F3" w:rsidRPr="00A447F3" w:rsidRDefault="00A447F3" w:rsidP="00B97294">
      <w:pPr>
        <w:pStyle w:val="ListParagraph"/>
        <w:numPr>
          <w:ilvl w:val="0"/>
          <w:numId w:val="14"/>
        </w:numPr>
        <w:jc w:val="both"/>
      </w:pPr>
      <w:r w:rsidRPr="00A447F3">
        <w:t>Estimate PFAS loading from HRU sorbed onto sediment (</w:t>
      </w:r>
      <w:proofErr w:type="spellStart"/>
      <w:r w:rsidRPr="00A447F3">
        <w:t>pfas_sed</w:t>
      </w:r>
      <w:proofErr w:type="spellEnd"/>
      <w:r w:rsidRPr="00A447F3">
        <w:t xml:space="preserve">) based on soil loss, </w:t>
      </w:r>
      <w:r w:rsidR="00B97294">
        <w:t xml:space="preserve">sorbed PFAS </w:t>
      </w:r>
      <w:r w:rsidRPr="00A447F3">
        <w:t>concentration, enrichment ratio, and HRU area</w:t>
      </w:r>
    </w:p>
    <w:p w14:paraId="41706477" w14:textId="77777777" w:rsidR="00A447F3" w:rsidRPr="00A447F3" w:rsidRDefault="00A447F3" w:rsidP="00B97294">
      <w:pPr>
        <w:pStyle w:val="ListParagraph"/>
        <w:numPr>
          <w:ilvl w:val="0"/>
          <w:numId w:val="14"/>
        </w:numPr>
        <w:jc w:val="both"/>
      </w:pPr>
      <w:r w:rsidRPr="00A447F3">
        <w:t>Update the amount of PFAS in layer in HRU (</w:t>
      </w:r>
      <w:proofErr w:type="spellStart"/>
      <w:r w:rsidRPr="00A447F3">
        <w:t>sol_pfas</w:t>
      </w:r>
      <w:proofErr w:type="spellEnd"/>
      <w:r w:rsidRPr="00A447F3">
        <w:t xml:space="preserve">) by subtracting </w:t>
      </w:r>
      <w:proofErr w:type="spellStart"/>
      <w:r w:rsidRPr="00A447F3">
        <w:t>pfas_sed</w:t>
      </w:r>
      <w:proofErr w:type="spellEnd"/>
      <w:r w:rsidRPr="00A447F3">
        <w:t xml:space="preserve"> from the original amount (xx)</w:t>
      </w:r>
    </w:p>
    <w:p w14:paraId="1E836AA9" w14:textId="3E672877" w:rsidR="00374138" w:rsidRDefault="00374138" w:rsidP="00311A95">
      <w:pPr>
        <w:spacing w:line="360" w:lineRule="auto"/>
        <w:jc w:val="both"/>
        <w:rPr>
          <w:rFonts w:eastAsia="TimesLTStd-Roman" w:cs="Times New Roman"/>
          <w:szCs w:val="24"/>
          <w:lang w:eastAsia="zh-CN"/>
        </w:rPr>
      </w:pPr>
    </w:p>
    <w:p w14:paraId="16882BD5" w14:textId="158D8E54" w:rsidR="00313D02" w:rsidRPr="00313D02" w:rsidRDefault="00313D02" w:rsidP="00313D02">
      <w:pPr>
        <w:spacing w:line="360" w:lineRule="auto"/>
        <w:ind w:left="-270"/>
        <w:jc w:val="both"/>
        <w:rPr>
          <w:rFonts w:eastAsia="TimesLTStd-Roman" w:cs="Times New Roman"/>
          <w:b/>
          <w:bCs/>
          <w:sz w:val="28"/>
          <w:szCs w:val="28"/>
          <w:lang w:eastAsia="zh-CN"/>
        </w:rPr>
      </w:pPr>
      <w:r>
        <w:rPr>
          <w:rFonts w:eastAsia="TimesLTStd-Roman" w:cs="Times New Roman"/>
          <w:b/>
          <w:bCs/>
          <w:sz w:val="28"/>
          <w:szCs w:val="28"/>
          <w:lang w:eastAsia="zh-CN"/>
        </w:rPr>
        <w:t>6</w:t>
      </w:r>
      <w:r>
        <w:rPr>
          <w:rFonts w:eastAsia="TimesLTStd-Roman" w:cs="Times New Roman"/>
          <w:b/>
          <w:bCs/>
          <w:sz w:val="28"/>
          <w:szCs w:val="28"/>
          <w:lang w:eastAsia="zh-CN"/>
        </w:rPr>
        <w:t xml:space="preserve">. </w:t>
      </w:r>
      <w:r>
        <w:rPr>
          <w:rFonts w:eastAsia="TimesLTStd-Roman" w:cs="Times New Roman"/>
          <w:b/>
          <w:bCs/>
          <w:sz w:val="28"/>
          <w:szCs w:val="28"/>
          <w:lang w:eastAsia="zh-CN"/>
        </w:rPr>
        <w:t>Biosolid application</w:t>
      </w:r>
      <w:r>
        <w:rPr>
          <w:rFonts w:eastAsia="TimesLTStd-Roman" w:cs="Times New Roman"/>
          <w:b/>
          <w:bCs/>
          <w:sz w:val="28"/>
          <w:szCs w:val="28"/>
          <w:lang w:eastAsia="zh-CN"/>
        </w:rPr>
        <w:t xml:space="preserve"> [PROCESS]</w:t>
      </w:r>
    </w:p>
    <w:p w14:paraId="41C6657C" w14:textId="10556383" w:rsidR="009A112D" w:rsidRDefault="00311A95" w:rsidP="00311A95">
      <w:pPr>
        <w:spacing w:line="360" w:lineRule="auto"/>
        <w:jc w:val="both"/>
        <w:rPr>
          <w:rFonts w:eastAsia="TimesLTStd-Roman" w:cs="Times New Roman"/>
          <w:szCs w:val="24"/>
          <w:lang w:eastAsia="zh-CN"/>
        </w:rPr>
      </w:pPr>
      <w:r w:rsidRPr="006A7023">
        <w:rPr>
          <w:rFonts w:eastAsia="TimesLTStd-Roman" w:cs="Times New Roman"/>
          <w:szCs w:val="24"/>
          <w:lang w:eastAsia="zh-CN"/>
        </w:rPr>
        <w:t xml:space="preserve">The </w:t>
      </w:r>
      <w:r w:rsidR="00313D02">
        <w:rPr>
          <w:rFonts w:eastAsia="TimesLTStd-Roman" w:cs="Times New Roman"/>
          <w:szCs w:val="24"/>
          <w:lang w:eastAsia="zh-CN"/>
        </w:rPr>
        <w:t xml:space="preserve">biosolids </w:t>
      </w:r>
      <w:r w:rsidRPr="006A7023">
        <w:rPr>
          <w:rFonts w:eastAsia="TimesLTStd-Roman" w:cs="Times New Roman"/>
          <w:szCs w:val="24"/>
          <w:lang w:eastAsia="zh-CN"/>
        </w:rPr>
        <w:t>application (time and amount) that we specify in the input management files (</w:t>
      </w:r>
      <w:r w:rsidRPr="006A7023">
        <w:rPr>
          <w:rFonts w:eastAsia="TimesLTStd-Roman" w:cs="Times New Roman"/>
          <w:szCs w:val="24"/>
          <w:u w:val="single"/>
          <w:lang w:eastAsia="zh-CN"/>
        </w:rPr>
        <w:t>*.mgt</w:t>
      </w:r>
      <w:r w:rsidRPr="006A7023">
        <w:rPr>
          <w:rFonts w:eastAsia="TimesLTStd-Roman" w:cs="Times New Roman"/>
          <w:szCs w:val="24"/>
          <w:lang w:eastAsia="zh-CN"/>
        </w:rPr>
        <w:t xml:space="preserve">) and read by </w:t>
      </w:r>
      <w:r>
        <w:rPr>
          <w:rFonts w:eastAsia="TimesLTStd-Roman" w:cs="Times New Roman"/>
          <w:szCs w:val="24"/>
          <w:lang w:eastAsia="zh-CN"/>
        </w:rPr>
        <w:t xml:space="preserve">the </w:t>
      </w:r>
      <w:proofErr w:type="spellStart"/>
      <w:r w:rsidRPr="006A7023">
        <w:rPr>
          <w:rFonts w:eastAsia="TimesLTStd-Roman" w:cs="Times New Roman"/>
          <w:b/>
          <w:bCs/>
          <w:szCs w:val="24"/>
          <w:lang w:eastAsia="zh-CN"/>
        </w:rPr>
        <w:t>readmgt</w:t>
      </w:r>
      <w:proofErr w:type="spellEnd"/>
      <w:r w:rsidRPr="006A7023">
        <w:rPr>
          <w:rFonts w:eastAsia="TimesLTStd-Roman" w:cs="Times New Roman"/>
          <w:szCs w:val="24"/>
          <w:lang w:eastAsia="zh-CN"/>
        </w:rPr>
        <w:t xml:space="preserve"> </w:t>
      </w:r>
      <w:r w:rsidR="00313D02">
        <w:rPr>
          <w:rFonts w:eastAsia="TimesLTStd-Roman" w:cs="Times New Roman"/>
          <w:szCs w:val="24"/>
          <w:lang w:eastAsia="zh-CN"/>
        </w:rPr>
        <w:t xml:space="preserve">subroutine </w:t>
      </w:r>
      <w:r w:rsidRPr="006A7023">
        <w:rPr>
          <w:rFonts w:eastAsia="TimesLTStd-Roman" w:cs="Times New Roman"/>
          <w:szCs w:val="24"/>
          <w:lang w:eastAsia="zh-CN"/>
        </w:rPr>
        <w:t xml:space="preserve">will be scheduled by the </w:t>
      </w:r>
      <w:r w:rsidRPr="006A7023">
        <w:rPr>
          <w:rFonts w:eastAsia="TimesLTStd-Roman" w:cs="Times New Roman"/>
          <w:b/>
          <w:bCs/>
          <w:i/>
          <w:iCs/>
          <w:szCs w:val="24"/>
          <w:lang w:eastAsia="zh-CN"/>
        </w:rPr>
        <w:t xml:space="preserve">sched_mgt </w:t>
      </w:r>
      <w:r w:rsidR="00313D02">
        <w:rPr>
          <w:rFonts w:eastAsia="TimesLTStd-Roman" w:cs="Times New Roman"/>
          <w:szCs w:val="24"/>
          <w:lang w:eastAsia="zh-CN"/>
        </w:rPr>
        <w:t>subroutine</w:t>
      </w:r>
      <w:r>
        <w:rPr>
          <w:rFonts w:eastAsia="TimesLTStd-Roman" w:cs="Times New Roman"/>
          <w:szCs w:val="24"/>
          <w:lang w:eastAsia="zh-CN"/>
        </w:rPr>
        <w:t>,</w:t>
      </w:r>
      <w:r w:rsidRPr="006A7023">
        <w:rPr>
          <w:rFonts w:eastAsia="TimesLTStd-Roman" w:cs="Times New Roman"/>
          <w:szCs w:val="24"/>
          <w:lang w:eastAsia="zh-CN"/>
        </w:rPr>
        <w:t xml:space="preserve"> and then the </w:t>
      </w:r>
      <w:proofErr w:type="spellStart"/>
      <w:r w:rsidRPr="006A7023">
        <w:rPr>
          <w:rFonts w:eastAsia="TimesLTStd-Roman" w:cs="Times New Roman"/>
          <w:b/>
          <w:bCs/>
          <w:i/>
          <w:iCs/>
          <w:szCs w:val="24"/>
          <w:lang w:eastAsia="zh-CN"/>
        </w:rPr>
        <w:t>applypfas</w:t>
      </w:r>
      <w:proofErr w:type="spellEnd"/>
      <w:r w:rsidRPr="006A7023">
        <w:rPr>
          <w:rFonts w:eastAsia="TimesLTStd-Roman" w:cs="Times New Roman"/>
          <w:b/>
          <w:bCs/>
          <w:i/>
          <w:iCs/>
          <w:szCs w:val="24"/>
          <w:lang w:eastAsia="zh-CN"/>
        </w:rPr>
        <w:t xml:space="preserve"> </w:t>
      </w:r>
      <w:r w:rsidR="00313D02">
        <w:rPr>
          <w:rFonts w:eastAsia="TimesLTStd-Roman" w:cs="Times New Roman"/>
          <w:szCs w:val="24"/>
          <w:lang w:eastAsia="zh-CN"/>
        </w:rPr>
        <w:t xml:space="preserve">subroutine </w:t>
      </w:r>
      <w:r w:rsidRPr="006A7023">
        <w:rPr>
          <w:rFonts w:eastAsia="TimesLTStd-Roman" w:cs="Times New Roman"/>
          <w:szCs w:val="24"/>
          <w:lang w:eastAsia="zh-CN"/>
        </w:rPr>
        <w:t xml:space="preserve">is called to apply PFAS to </w:t>
      </w:r>
      <w:r>
        <w:rPr>
          <w:rFonts w:eastAsia="TimesLTStd-Roman" w:cs="Times New Roman"/>
          <w:szCs w:val="24"/>
          <w:lang w:eastAsia="zh-CN"/>
        </w:rPr>
        <w:t xml:space="preserve">the </w:t>
      </w:r>
      <w:r w:rsidRPr="006A7023">
        <w:rPr>
          <w:rFonts w:eastAsia="TimesLTStd-Roman" w:cs="Times New Roman"/>
          <w:szCs w:val="24"/>
          <w:lang w:eastAsia="zh-CN"/>
        </w:rPr>
        <w:t>soil and</w:t>
      </w:r>
      <w:r w:rsidRPr="006A7023">
        <w:rPr>
          <w:rFonts w:eastAsia="TimesLTStd-Roman" w:cs="Times New Roman"/>
          <w:b/>
          <w:bCs/>
          <w:i/>
          <w:iCs/>
          <w:szCs w:val="24"/>
          <w:lang w:eastAsia="zh-CN"/>
        </w:rPr>
        <w:t xml:space="preserve"> </w:t>
      </w:r>
      <w:r w:rsidRPr="006A7023">
        <w:rPr>
          <w:rFonts w:eastAsia="TimesLTStd-Roman" w:cs="Times New Roman"/>
          <w:szCs w:val="24"/>
          <w:lang w:eastAsia="zh-CN"/>
        </w:rPr>
        <w:t>writ</w:t>
      </w:r>
      <w:r>
        <w:rPr>
          <w:rFonts w:eastAsia="TimesLTStd-Roman" w:cs="Times New Roman"/>
          <w:szCs w:val="24"/>
          <w:lang w:eastAsia="zh-CN"/>
        </w:rPr>
        <w:t>e</w:t>
      </w:r>
      <w:r w:rsidRPr="006A7023">
        <w:rPr>
          <w:rFonts w:eastAsia="TimesLTStd-Roman" w:cs="Times New Roman"/>
          <w:szCs w:val="24"/>
          <w:lang w:eastAsia="zh-CN"/>
        </w:rPr>
        <w:t xml:space="preserve"> the application time and amount </w:t>
      </w:r>
      <w:r w:rsidRPr="007466AE">
        <w:rPr>
          <w:rFonts w:eastAsia="TimesLTStd-Roman" w:cs="Times New Roman"/>
          <w:szCs w:val="24"/>
          <w:lang w:eastAsia="zh-CN"/>
        </w:rPr>
        <w:t>into “</w:t>
      </w:r>
      <w:proofErr w:type="spellStart"/>
      <w:r w:rsidRPr="007466AE">
        <w:rPr>
          <w:rFonts w:eastAsia="TimesLTStd-Roman" w:cs="Times New Roman"/>
          <w:szCs w:val="24"/>
          <w:lang w:eastAsia="zh-CN"/>
        </w:rPr>
        <w:t>output.mgt</w:t>
      </w:r>
      <w:proofErr w:type="spellEnd"/>
      <w:r w:rsidRPr="007466AE">
        <w:rPr>
          <w:rFonts w:eastAsia="TimesLTStd-Roman" w:cs="Times New Roman"/>
          <w:szCs w:val="24"/>
          <w:lang w:eastAsia="zh-CN"/>
        </w:rPr>
        <w:t>.”</w:t>
      </w:r>
      <w:r w:rsidRPr="006A7023">
        <w:rPr>
          <w:rFonts w:eastAsia="TimesLTStd-Roman" w:cs="Times New Roman"/>
          <w:szCs w:val="24"/>
          <w:lang w:eastAsia="zh-CN"/>
        </w:rPr>
        <w:t xml:space="preserve"> Based on the depth of biosolid application, the </w:t>
      </w:r>
      <w:proofErr w:type="spellStart"/>
      <w:r w:rsidRPr="006A7023">
        <w:rPr>
          <w:rFonts w:eastAsia="TimesLTStd-Roman" w:cs="Times New Roman"/>
          <w:b/>
          <w:bCs/>
          <w:i/>
          <w:iCs/>
          <w:szCs w:val="24"/>
          <w:lang w:eastAsia="zh-CN"/>
        </w:rPr>
        <w:t>applypfas</w:t>
      </w:r>
      <w:proofErr w:type="spellEnd"/>
      <w:r w:rsidRPr="006A7023">
        <w:rPr>
          <w:rFonts w:eastAsia="TimesLTStd-Roman" w:cs="Times New Roman"/>
          <w:szCs w:val="24"/>
          <w:lang w:eastAsia="zh-CN"/>
        </w:rPr>
        <w:t xml:space="preserve"> </w:t>
      </w:r>
      <w:r w:rsidR="00313D02">
        <w:rPr>
          <w:rFonts w:eastAsia="TimesLTStd-Roman" w:cs="Times New Roman"/>
          <w:szCs w:val="24"/>
          <w:lang w:eastAsia="zh-CN"/>
        </w:rPr>
        <w:t xml:space="preserve">subroutine </w:t>
      </w:r>
      <w:r w:rsidRPr="006A7023">
        <w:rPr>
          <w:rFonts w:eastAsia="TimesLTStd-Roman" w:cs="Times New Roman"/>
          <w:szCs w:val="24"/>
          <w:lang w:eastAsia="zh-CN"/>
        </w:rPr>
        <w:t>adds PFAS to the soil layer. Note: the amount of PFAS must be specif</w:t>
      </w:r>
      <w:r>
        <w:rPr>
          <w:rFonts w:eastAsia="TimesLTStd-Roman" w:cs="Times New Roman"/>
          <w:szCs w:val="24"/>
          <w:lang w:eastAsia="zh-CN"/>
        </w:rPr>
        <w:t>ied</w:t>
      </w:r>
      <w:r w:rsidRPr="006A7023">
        <w:rPr>
          <w:rFonts w:eastAsia="TimesLTStd-Roman" w:cs="Times New Roman"/>
          <w:szCs w:val="24"/>
          <w:lang w:eastAsia="zh-CN"/>
        </w:rPr>
        <w:t xml:space="preserve"> as mg/ha in the input management files, then the module converts it into kg/ha in the model. </w:t>
      </w:r>
      <w:r w:rsidR="00313D02">
        <w:rPr>
          <w:rFonts w:eastAsia="TimesLTStd-Roman" w:cs="Times New Roman"/>
          <w:szCs w:val="24"/>
          <w:lang w:eastAsia="zh-CN"/>
        </w:rPr>
        <w:t xml:space="preserve">A summary of the  </w:t>
      </w:r>
      <w:proofErr w:type="spellStart"/>
      <w:r w:rsidR="00313D02" w:rsidRPr="006A7023">
        <w:rPr>
          <w:rFonts w:eastAsia="TimesLTStd-Roman" w:cs="Times New Roman"/>
          <w:b/>
          <w:bCs/>
          <w:i/>
          <w:iCs/>
          <w:szCs w:val="24"/>
          <w:lang w:eastAsia="zh-CN"/>
        </w:rPr>
        <w:t>applypfas</w:t>
      </w:r>
      <w:proofErr w:type="spellEnd"/>
      <w:r w:rsidR="00313D02" w:rsidRPr="006A7023">
        <w:rPr>
          <w:rFonts w:eastAsia="TimesLTStd-Roman" w:cs="Times New Roman"/>
          <w:szCs w:val="24"/>
          <w:lang w:eastAsia="zh-CN"/>
        </w:rPr>
        <w:t xml:space="preserve"> </w:t>
      </w:r>
      <w:r w:rsidR="00313D02">
        <w:rPr>
          <w:rFonts w:eastAsia="TimesLTStd-Roman" w:cs="Times New Roman"/>
          <w:szCs w:val="24"/>
          <w:lang w:eastAsia="zh-CN"/>
        </w:rPr>
        <w:t>subroutine is as follows:</w:t>
      </w:r>
    </w:p>
    <w:p w14:paraId="20674515" w14:textId="77777777" w:rsidR="009A112D" w:rsidRPr="009A112D" w:rsidRDefault="009A112D" w:rsidP="009A112D">
      <w:pPr>
        <w:spacing w:after="300" w:line="240" w:lineRule="auto"/>
        <w:rPr>
          <w:rFonts w:eastAsia="TimesLTStd-Roman" w:cs="Times New Roman"/>
          <w:szCs w:val="24"/>
          <w:lang w:eastAsia="zh-CN"/>
        </w:rPr>
      </w:pPr>
      <w:r w:rsidRPr="009A112D">
        <w:rPr>
          <w:rFonts w:eastAsia="TimesLTStd-Roman" w:cs="Times New Roman"/>
          <w:b/>
          <w:bCs/>
          <w:szCs w:val="24"/>
          <w:lang w:eastAsia="zh-CN"/>
        </w:rPr>
        <w:t>Subroutine</w:t>
      </w:r>
      <w:r w:rsidRPr="009A112D">
        <w:rPr>
          <w:rFonts w:eastAsia="TimesLTStd-Roman" w:cs="Times New Roman"/>
          <w:szCs w:val="24"/>
          <w:lang w:eastAsia="zh-CN"/>
        </w:rPr>
        <w:t xml:space="preserve">: </w:t>
      </w:r>
      <w:proofErr w:type="spellStart"/>
      <w:r w:rsidRPr="009A112D">
        <w:rPr>
          <w:rFonts w:eastAsia="TimesLTStd-Roman" w:cs="Times New Roman"/>
          <w:szCs w:val="24"/>
          <w:lang w:eastAsia="zh-CN"/>
        </w:rPr>
        <w:t>applypfas</w:t>
      </w:r>
      <w:proofErr w:type="spellEnd"/>
    </w:p>
    <w:p w14:paraId="34D1F0A0" w14:textId="77777777" w:rsidR="009A112D" w:rsidRPr="009A112D" w:rsidRDefault="009A112D" w:rsidP="009A112D">
      <w:pPr>
        <w:spacing w:before="300" w:after="300" w:line="240" w:lineRule="auto"/>
        <w:rPr>
          <w:rFonts w:eastAsia="TimesLTStd-Roman" w:cs="Times New Roman"/>
          <w:szCs w:val="24"/>
          <w:lang w:eastAsia="zh-CN"/>
        </w:rPr>
      </w:pPr>
      <w:r w:rsidRPr="009A112D">
        <w:rPr>
          <w:rFonts w:eastAsia="TimesLTStd-Roman" w:cs="Times New Roman"/>
          <w:szCs w:val="24"/>
          <w:lang w:eastAsia="zh-CN"/>
        </w:rPr>
        <w:t>Purpose: This subroutine simulates the addition of PFAS to the soil via biosolids application, incorporating PFAS fate and transport processes into the SWAT model.</w:t>
      </w:r>
    </w:p>
    <w:p w14:paraId="7508F43A" w14:textId="77777777" w:rsidR="009A112D" w:rsidRPr="009A112D" w:rsidRDefault="009A112D" w:rsidP="009A112D">
      <w:pPr>
        <w:spacing w:before="300" w:after="300" w:line="240" w:lineRule="auto"/>
        <w:rPr>
          <w:rFonts w:eastAsia="TimesLTStd-Roman" w:cs="Times New Roman"/>
          <w:b/>
          <w:bCs/>
          <w:szCs w:val="24"/>
          <w:lang w:eastAsia="zh-CN"/>
        </w:rPr>
      </w:pPr>
      <w:r w:rsidRPr="009A112D">
        <w:rPr>
          <w:rFonts w:eastAsia="TimesLTStd-Roman" w:cs="Times New Roman"/>
          <w:b/>
          <w:bCs/>
          <w:szCs w:val="24"/>
          <w:lang w:eastAsia="zh-CN"/>
        </w:rPr>
        <w:t>Input Variables:</w:t>
      </w:r>
    </w:p>
    <w:p w14:paraId="7FBB20BA" w14:textId="77777777" w:rsidR="009A112D" w:rsidRPr="009A112D" w:rsidRDefault="009A112D" w:rsidP="009A112D">
      <w:pPr>
        <w:numPr>
          <w:ilvl w:val="0"/>
          <w:numId w:val="22"/>
        </w:numPr>
        <w:spacing w:after="0" w:line="240" w:lineRule="auto"/>
        <w:rPr>
          <w:rFonts w:eastAsia="TimesLTStd-Roman" w:cs="Times New Roman"/>
          <w:szCs w:val="24"/>
          <w:lang w:eastAsia="zh-CN"/>
        </w:rPr>
      </w:pPr>
      <w:proofErr w:type="spellStart"/>
      <w:r w:rsidRPr="009A112D">
        <w:rPr>
          <w:rFonts w:eastAsia="TimesLTStd-Roman" w:cs="Times New Roman"/>
          <w:szCs w:val="24"/>
          <w:lang w:eastAsia="zh-CN"/>
        </w:rPr>
        <w:t>pfas_kg</w:t>
      </w:r>
      <w:proofErr w:type="spellEnd"/>
      <w:r w:rsidRPr="009A112D">
        <w:rPr>
          <w:rFonts w:eastAsia="TimesLTStd-Roman" w:cs="Times New Roman"/>
          <w:szCs w:val="24"/>
          <w:lang w:eastAsia="zh-CN"/>
        </w:rPr>
        <w:t>: Amount of PFAS applied to HRU (mg/ha)</w:t>
      </w:r>
    </w:p>
    <w:p w14:paraId="48E38C36" w14:textId="77777777" w:rsidR="009A112D" w:rsidRPr="009A112D" w:rsidRDefault="009A112D" w:rsidP="009A112D">
      <w:pPr>
        <w:numPr>
          <w:ilvl w:val="0"/>
          <w:numId w:val="22"/>
        </w:numPr>
        <w:spacing w:after="0" w:line="240" w:lineRule="auto"/>
        <w:rPr>
          <w:rFonts w:eastAsia="TimesLTStd-Roman" w:cs="Times New Roman"/>
          <w:szCs w:val="24"/>
          <w:lang w:eastAsia="zh-CN"/>
        </w:rPr>
      </w:pPr>
      <w:proofErr w:type="spellStart"/>
      <w:r w:rsidRPr="009A112D">
        <w:rPr>
          <w:rFonts w:eastAsia="TimesLTStd-Roman" w:cs="Times New Roman"/>
          <w:szCs w:val="24"/>
          <w:lang w:eastAsia="zh-CN"/>
        </w:rPr>
        <w:t>pfas_dep</w:t>
      </w:r>
      <w:proofErr w:type="spellEnd"/>
      <w:r w:rsidRPr="009A112D">
        <w:rPr>
          <w:rFonts w:eastAsia="TimesLTStd-Roman" w:cs="Times New Roman"/>
          <w:szCs w:val="24"/>
          <w:lang w:eastAsia="zh-CN"/>
        </w:rPr>
        <w:t>: Depth of PFAS in soil (kg/ha)</w:t>
      </w:r>
    </w:p>
    <w:p w14:paraId="5C86CB35" w14:textId="77777777" w:rsidR="009A112D" w:rsidRPr="009A112D" w:rsidRDefault="009A112D" w:rsidP="009A112D">
      <w:pPr>
        <w:numPr>
          <w:ilvl w:val="0"/>
          <w:numId w:val="22"/>
        </w:numPr>
        <w:spacing w:after="0" w:line="240" w:lineRule="auto"/>
        <w:rPr>
          <w:rFonts w:eastAsia="TimesLTStd-Roman" w:cs="Times New Roman"/>
          <w:szCs w:val="24"/>
          <w:lang w:eastAsia="zh-CN"/>
        </w:rPr>
      </w:pPr>
      <w:proofErr w:type="spellStart"/>
      <w:r w:rsidRPr="009A112D">
        <w:rPr>
          <w:rFonts w:eastAsia="TimesLTStd-Roman" w:cs="Times New Roman"/>
          <w:szCs w:val="24"/>
          <w:lang w:eastAsia="zh-CN"/>
        </w:rPr>
        <w:t>sol_pfas</w:t>
      </w:r>
      <w:proofErr w:type="spellEnd"/>
      <w:proofErr w:type="gramStart"/>
      <w:r w:rsidRPr="009A112D">
        <w:rPr>
          <w:rFonts w:eastAsia="TimesLTStd-Roman" w:cs="Times New Roman"/>
          <w:szCs w:val="24"/>
          <w:lang w:eastAsia="zh-CN"/>
        </w:rPr>
        <w:t>(:,:,</w:t>
      </w:r>
      <w:proofErr w:type="gramEnd"/>
      <w:r w:rsidRPr="009A112D">
        <w:rPr>
          <w:rFonts w:eastAsia="TimesLTStd-Roman" w:cs="Times New Roman"/>
          <w:szCs w:val="24"/>
          <w:lang w:eastAsia="zh-CN"/>
        </w:rPr>
        <w:t>1): PFAS in the first layer of soil (kg/ha)</w:t>
      </w:r>
    </w:p>
    <w:p w14:paraId="3A2E970E" w14:textId="77777777" w:rsidR="009A112D" w:rsidRPr="009A112D" w:rsidRDefault="009A112D" w:rsidP="009A112D">
      <w:pPr>
        <w:numPr>
          <w:ilvl w:val="0"/>
          <w:numId w:val="22"/>
        </w:numPr>
        <w:spacing w:after="0" w:line="240" w:lineRule="auto"/>
        <w:rPr>
          <w:rFonts w:eastAsia="TimesLTStd-Roman" w:cs="Times New Roman"/>
          <w:szCs w:val="24"/>
          <w:lang w:eastAsia="zh-CN"/>
        </w:rPr>
      </w:pPr>
      <w:proofErr w:type="spellStart"/>
      <w:r w:rsidRPr="009A112D">
        <w:rPr>
          <w:rFonts w:eastAsia="TimesLTStd-Roman" w:cs="Times New Roman"/>
          <w:szCs w:val="24"/>
          <w:lang w:eastAsia="zh-CN"/>
        </w:rPr>
        <w:t>wshd_pfasap</w:t>
      </w:r>
      <w:proofErr w:type="spellEnd"/>
      <w:r w:rsidRPr="009A112D">
        <w:rPr>
          <w:rFonts w:eastAsia="TimesLTStd-Roman" w:cs="Times New Roman"/>
          <w:szCs w:val="24"/>
          <w:lang w:eastAsia="zh-CN"/>
        </w:rPr>
        <w:t>(:): Total amount of PFAS type applied in the watershed during the simulation (kg/ha)</w:t>
      </w:r>
    </w:p>
    <w:p w14:paraId="2865D605" w14:textId="77777777" w:rsidR="009A112D" w:rsidRPr="009A112D" w:rsidRDefault="009A112D" w:rsidP="009A112D">
      <w:pPr>
        <w:spacing w:before="300" w:after="300" w:line="240" w:lineRule="auto"/>
        <w:rPr>
          <w:rFonts w:eastAsia="TimesLTStd-Roman" w:cs="Times New Roman"/>
          <w:szCs w:val="24"/>
          <w:lang w:eastAsia="zh-CN"/>
        </w:rPr>
      </w:pPr>
      <w:r w:rsidRPr="009A112D">
        <w:rPr>
          <w:rFonts w:eastAsia="TimesLTStd-Roman" w:cs="Times New Roman"/>
          <w:szCs w:val="24"/>
          <w:lang w:eastAsia="zh-CN"/>
        </w:rPr>
        <w:t>Output Variables:</w:t>
      </w:r>
    </w:p>
    <w:p w14:paraId="65D040CD" w14:textId="77777777" w:rsidR="009A112D" w:rsidRPr="009A112D" w:rsidRDefault="009A112D" w:rsidP="009A112D">
      <w:pPr>
        <w:numPr>
          <w:ilvl w:val="0"/>
          <w:numId w:val="23"/>
        </w:numPr>
        <w:spacing w:after="0" w:line="240" w:lineRule="auto"/>
        <w:rPr>
          <w:rFonts w:eastAsia="TimesLTStd-Roman" w:cs="Times New Roman"/>
          <w:szCs w:val="24"/>
          <w:lang w:eastAsia="zh-CN"/>
        </w:rPr>
      </w:pPr>
      <w:r w:rsidRPr="009A112D">
        <w:rPr>
          <w:rFonts w:eastAsia="TimesLTStd-Roman" w:cs="Times New Roman"/>
          <w:szCs w:val="24"/>
          <w:lang w:eastAsia="zh-CN"/>
        </w:rPr>
        <w:t>drift(:): Amount of PFAS drifting onto the main channel in the subbasin (kg)</w:t>
      </w:r>
    </w:p>
    <w:p w14:paraId="0152E127" w14:textId="77777777" w:rsidR="009A112D" w:rsidRPr="009A112D" w:rsidRDefault="009A112D" w:rsidP="009A112D">
      <w:pPr>
        <w:numPr>
          <w:ilvl w:val="0"/>
          <w:numId w:val="23"/>
        </w:numPr>
        <w:spacing w:after="0" w:line="240" w:lineRule="auto"/>
        <w:rPr>
          <w:rFonts w:eastAsia="TimesLTStd-Roman" w:cs="Times New Roman"/>
          <w:szCs w:val="24"/>
          <w:lang w:eastAsia="zh-CN"/>
        </w:rPr>
      </w:pPr>
      <w:proofErr w:type="spellStart"/>
      <w:r w:rsidRPr="009A112D">
        <w:rPr>
          <w:rFonts w:eastAsia="TimesLTStd-Roman" w:cs="Times New Roman"/>
          <w:szCs w:val="24"/>
          <w:lang w:eastAsia="zh-CN"/>
        </w:rPr>
        <w:t>sol_pfas</w:t>
      </w:r>
      <w:proofErr w:type="spellEnd"/>
      <w:proofErr w:type="gramStart"/>
      <w:r w:rsidRPr="009A112D">
        <w:rPr>
          <w:rFonts w:eastAsia="TimesLTStd-Roman" w:cs="Times New Roman"/>
          <w:szCs w:val="24"/>
          <w:lang w:eastAsia="zh-CN"/>
        </w:rPr>
        <w:t>(:,:,</w:t>
      </w:r>
      <w:proofErr w:type="gramEnd"/>
      <w:r w:rsidRPr="009A112D">
        <w:rPr>
          <w:rFonts w:eastAsia="TimesLTStd-Roman" w:cs="Times New Roman"/>
          <w:szCs w:val="24"/>
          <w:lang w:eastAsia="zh-CN"/>
        </w:rPr>
        <w:t>1): PFAS in the first layer of soil (kg/ha)</w:t>
      </w:r>
    </w:p>
    <w:p w14:paraId="63943F20" w14:textId="77777777" w:rsidR="009A112D" w:rsidRPr="009A112D" w:rsidRDefault="009A112D" w:rsidP="009A112D">
      <w:pPr>
        <w:numPr>
          <w:ilvl w:val="0"/>
          <w:numId w:val="23"/>
        </w:numPr>
        <w:spacing w:after="0" w:line="240" w:lineRule="auto"/>
        <w:rPr>
          <w:rFonts w:eastAsia="TimesLTStd-Roman" w:cs="Times New Roman"/>
          <w:szCs w:val="24"/>
          <w:lang w:eastAsia="zh-CN"/>
        </w:rPr>
      </w:pPr>
      <w:proofErr w:type="spellStart"/>
      <w:r w:rsidRPr="009A112D">
        <w:rPr>
          <w:rFonts w:eastAsia="TimesLTStd-Roman" w:cs="Times New Roman"/>
          <w:szCs w:val="24"/>
          <w:lang w:eastAsia="zh-CN"/>
        </w:rPr>
        <w:t>wshd_pfasap</w:t>
      </w:r>
      <w:proofErr w:type="spellEnd"/>
      <w:r w:rsidRPr="009A112D">
        <w:rPr>
          <w:rFonts w:eastAsia="TimesLTStd-Roman" w:cs="Times New Roman"/>
          <w:szCs w:val="24"/>
          <w:lang w:eastAsia="zh-CN"/>
        </w:rPr>
        <w:t>(:): Total amount of PFAS type applied in the watershed during the simulation (kg/ha)</w:t>
      </w:r>
    </w:p>
    <w:p w14:paraId="1AA57DB9" w14:textId="4689B980" w:rsidR="009A112D" w:rsidRDefault="009A112D" w:rsidP="00311A95">
      <w:pPr>
        <w:spacing w:line="360" w:lineRule="auto"/>
        <w:jc w:val="both"/>
        <w:rPr>
          <w:rFonts w:eastAsia="TimesLTStd-Roman" w:cs="Times New Roman"/>
          <w:szCs w:val="24"/>
          <w:lang w:eastAsia="zh-CN"/>
        </w:rPr>
      </w:pPr>
    </w:p>
    <w:p w14:paraId="2C9E3B3E" w14:textId="4D5387E6" w:rsidR="00313D02" w:rsidRDefault="00313D02" w:rsidP="00311A95">
      <w:pPr>
        <w:spacing w:line="360" w:lineRule="auto"/>
        <w:jc w:val="both"/>
        <w:rPr>
          <w:rFonts w:eastAsia="TimesLTStd-Roman" w:cs="Times New Roman"/>
          <w:szCs w:val="24"/>
          <w:lang w:eastAsia="zh-CN"/>
        </w:rPr>
      </w:pPr>
    </w:p>
    <w:p w14:paraId="18915C3F" w14:textId="00F53156" w:rsidR="00313D02" w:rsidRPr="00313D02" w:rsidRDefault="00313D02" w:rsidP="00313D02">
      <w:pPr>
        <w:rPr>
          <w:b/>
          <w:bCs/>
          <w:sz w:val="32"/>
          <w:szCs w:val="28"/>
        </w:rPr>
      </w:pPr>
      <w:r>
        <w:rPr>
          <w:b/>
          <w:bCs/>
          <w:sz w:val="32"/>
          <w:szCs w:val="28"/>
        </w:rPr>
        <w:t xml:space="preserve">7. </w:t>
      </w:r>
      <w:r w:rsidRPr="00313D02">
        <w:rPr>
          <w:b/>
          <w:bCs/>
          <w:sz w:val="32"/>
          <w:szCs w:val="28"/>
        </w:rPr>
        <w:t>Other important subroutines are as follows:</w:t>
      </w:r>
    </w:p>
    <w:p w14:paraId="56585DC3" w14:textId="6A652D5A" w:rsidR="009A112D" w:rsidRPr="006A7023" w:rsidRDefault="00313D02" w:rsidP="00311A95">
      <w:pPr>
        <w:spacing w:line="360" w:lineRule="auto"/>
        <w:jc w:val="both"/>
        <w:rPr>
          <w:rFonts w:eastAsia="TimesLTStd-Roman" w:cs="Times New Roman"/>
          <w:szCs w:val="24"/>
          <w:lang w:eastAsia="zh-CN"/>
        </w:rPr>
      </w:pPr>
      <w:proofErr w:type="spellStart"/>
      <w:r w:rsidRPr="006A7023">
        <w:rPr>
          <w:rFonts w:eastAsia="TimesLTStd-Roman" w:cs="Times New Roman"/>
          <w:b/>
          <w:bCs/>
          <w:i/>
          <w:iCs/>
          <w:szCs w:val="24"/>
          <w:lang w:eastAsia="zh-CN"/>
        </w:rPr>
        <w:t>writed</w:t>
      </w:r>
      <w:proofErr w:type="spellEnd"/>
      <w:r w:rsidRPr="006A7023">
        <w:rPr>
          <w:rFonts w:eastAsia="TimesLTStd-Roman" w:cs="Times New Roman"/>
          <w:szCs w:val="24"/>
          <w:lang w:eastAsia="zh-CN"/>
        </w:rPr>
        <w:t xml:space="preserve">: once the PFAS transport via surface runoff and sediment is defined, </w:t>
      </w:r>
      <w:r>
        <w:rPr>
          <w:rFonts w:eastAsia="TimesLTStd-Roman" w:cs="Times New Roman"/>
          <w:szCs w:val="24"/>
          <w:lang w:eastAsia="zh-CN"/>
        </w:rPr>
        <w:t>this</w:t>
      </w:r>
      <w:r w:rsidRPr="006A7023">
        <w:rPr>
          <w:rFonts w:eastAsia="TimesLTStd-Roman" w:cs="Times New Roman"/>
          <w:szCs w:val="24"/>
          <w:lang w:eastAsia="zh-CN"/>
        </w:rPr>
        <w:t xml:space="preserve"> </w:t>
      </w:r>
      <w:r>
        <w:rPr>
          <w:rFonts w:eastAsia="TimesLTStd-Roman" w:cs="Times New Roman"/>
          <w:szCs w:val="24"/>
          <w:lang w:eastAsia="zh-CN"/>
        </w:rPr>
        <w:t>subroutine</w:t>
      </w:r>
      <w:r w:rsidRPr="006A7023">
        <w:rPr>
          <w:rFonts w:eastAsia="TimesLTStd-Roman" w:cs="Times New Roman"/>
          <w:szCs w:val="24"/>
          <w:lang w:eastAsia="zh-CN"/>
        </w:rPr>
        <w:t xml:space="preserve"> write</w:t>
      </w:r>
      <w:r>
        <w:rPr>
          <w:rFonts w:eastAsia="TimesLTStd-Roman" w:cs="Times New Roman"/>
          <w:szCs w:val="24"/>
          <w:lang w:eastAsia="zh-CN"/>
        </w:rPr>
        <w:t>s</w:t>
      </w:r>
      <w:r w:rsidRPr="006A7023">
        <w:rPr>
          <w:rFonts w:eastAsia="TimesLTStd-Roman" w:cs="Times New Roman"/>
          <w:szCs w:val="24"/>
          <w:lang w:eastAsia="zh-CN"/>
        </w:rPr>
        <w:t xml:space="preserve"> them in the </w:t>
      </w:r>
      <w:r>
        <w:rPr>
          <w:rFonts w:eastAsia="TimesLTStd-Roman" w:cs="Times New Roman"/>
          <w:szCs w:val="24"/>
          <w:lang w:eastAsia="zh-CN"/>
        </w:rPr>
        <w:t>“</w:t>
      </w:r>
      <w:r w:rsidRPr="006A7023">
        <w:rPr>
          <w:rFonts w:eastAsia="TimesLTStd-Roman" w:cs="Times New Roman"/>
          <w:szCs w:val="24"/>
          <w:u w:val="single"/>
          <w:lang w:eastAsia="zh-CN"/>
        </w:rPr>
        <w:t>output.pfas.</w:t>
      </w:r>
      <w:r>
        <w:rPr>
          <w:rFonts w:eastAsia="TimesLTStd-Roman" w:cs="Times New Roman"/>
          <w:szCs w:val="24"/>
          <w:u w:val="single"/>
          <w:lang w:eastAsia="zh-CN"/>
        </w:rPr>
        <w:t>”</w:t>
      </w:r>
      <w:r w:rsidRPr="006A7023">
        <w:rPr>
          <w:rFonts w:eastAsia="TimesLTStd-Roman" w:cs="Times New Roman"/>
          <w:szCs w:val="24"/>
          <w:lang w:eastAsia="zh-CN"/>
        </w:rPr>
        <w:t xml:space="preserve"> </w:t>
      </w:r>
    </w:p>
    <w:p w14:paraId="41799B47" w14:textId="77777777" w:rsidR="00311A95" w:rsidRPr="006A7023" w:rsidRDefault="00311A95" w:rsidP="00311A95">
      <w:pPr>
        <w:spacing w:line="360" w:lineRule="auto"/>
        <w:jc w:val="both"/>
        <w:rPr>
          <w:rFonts w:eastAsia="TimesLTStd-Roman" w:cs="Times New Roman"/>
          <w:szCs w:val="24"/>
          <w:lang w:eastAsia="zh-CN"/>
        </w:rPr>
      </w:pPr>
      <w:r w:rsidRPr="006A7023">
        <w:rPr>
          <w:rFonts w:eastAsia="TimesLTStd-Roman" w:cs="Times New Roman"/>
          <w:b/>
          <w:bCs/>
          <w:i/>
          <w:iCs/>
          <w:szCs w:val="24"/>
          <w:lang w:eastAsia="zh-CN"/>
        </w:rPr>
        <w:lastRenderedPageBreak/>
        <w:t>readswq</w:t>
      </w:r>
      <w:r w:rsidRPr="006A7023">
        <w:rPr>
          <w:rFonts w:eastAsia="TimesLTStd-Roman" w:cs="Times New Roman"/>
          <w:szCs w:val="24"/>
          <w:lang w:eastAsia="zh-CN"/>
        </w:rPr>
        <w:t xml:space="preserve">: This </w:t>
      </w:r>
      <w:r>
        <w:rPr>
          <w:rFonts w:eastAsia="TimesLTStd-Roman" w:cs="Times New Roman"/>
          <w:szCs w:val="24"/>
          <w:lang w:eastAsia="zh-CN"/>
        </w:rPr>
        <w:t>subroutine</w:t>
      </w:r>
      <w:r w:rsidRPr="006A7023">
        <w:rPr>
          <w:rFonts w:eastAsia="TimesLTStd-Roman" w:cs="Times New Roman"/>
          <w:szCs w:val="24"/>
          <w:lang w:eastAsia="zh-CN"/>
        </w:rPr>
        <w:t xml:space="preserve">, like readchm, is modified to read the PFAS fate and transport parameters for each </w:t>
      </w:r>
      <w:r>
        <w:rPr>
          <w:rFonts w:eastAsia="TimesLTStd-Roman" w:cs="Times New Roman"/>
          <w:szCs w:val="24"/>
          <w:lang w:eastAsia="zh-CN"/>
        </w:rPr>
        <w:t xml:space="preserve">sub-watershed </w:t>
      </w:r>
      <w:r w:rsidRPr="006A7023">
        <w:rPr>
          <w:rFonts w:eastAsia="TimesLTStd-Roman" w:cs="Times New Roman"/>
          <w:szCs w:val="24"/>
          <w:lang w:eastAsia="zh-CN"/>
        </w:rPr>
        <w:t>river. These parameters include PFAS partition coefficients between water and solid</w:t>
      </w:r>
      <w:r>
        <w:rPr>
          <w:rFonts w:eastAsia="TimesLTStd-Roman" w:cs="Times New Roman"/>
          <w:szCs w:val="24"/>
          <w:lang w:eastAsia="zh-CN"/>
        </w:rPr>
        <w:t xml:space="preserve"> (</w:t>
      </w:r>
      <w:r w:rsidRPr="008B01E4">
        <w:rPr>
          <w:rFonts w:eastAsia="TimesLTStd-Roman" w:cs="Times New Roman"/>
          <w:i/>
          <w:iCs/>
          <w:szCs w:val="24"/>
          <w:lang w:eastAsia="zh-CN"/>
        </w:rPr>
        <w:t>k</w:t>
      </w:r>
      <w:r w:rsidRPr="008B01E4">
        <w:rPr>
          <w:rFonts w:eastAsia="TimesLTStd-Roman" w:cs="Times New Roman"/>
          <w:i/>
          <w:iCs/>
          <w:szCs w:val="24"/>
          <w:vertAlign w:val="subscript"/>
          <w:lang w:eastAsia="zh-CN"/>
        </w:rPr>
        <w:t>d</w:t>
      </w:r>
      <w:r>
        <w:rPr>
          <w:rFonts w:eastAsia="TimesLTStd-Roman" w:cs="Times New Roman"/>
          <w:szCs w:val="24"/>
          <w:lang w:eastAsia="zh-CN"/>
        </w:rPr>
        <w:t>)</w:t>
      </w:r>
      <w:r w:rsidRPr="006A7023">
        <w:rPr>
          <w:rFonts w:eastAsia="TimesLTStd-Roman" w:cs="Times New Roman"/>
          <w:szCs w:val="24"/>
          <w:lang w:eastAsia="zh-CN"/>
        </w:rPr>
        <w:t>, settling velocity, resuspension velocity, initial PFAS concentration in riverbed sediments, PFAS burial velocity in riverbed sediment</w:t>
      </w:r>
      <w:r>
        <w:rPr>
          <w:rFonts w:eastAsia="TimesLTStd-Roman" w:cs="Times New Roman"/>
          <w:szCs w:val="24"/>
          <w:lang w:eastAsia="zh-CN"/>
        </w:rPr>
        <w:t>,</w:t>
      </w:r>
      <w:r w:rsidRPr="006A7023">
        <w:rPr>
          <w:rFonts w:eastAsia="TimesLTStd-Roman" w:cs="Times New Roman"/>
          <w:szCs w:val="24"/>
          <w:lang w:eastAsia="zh-CN"/>
        </w:rPr>
        <w:t xml:space="preserve"> and the depth of active sediment layer for PFAS accumulation. </w:t>
      </w:r>
    </w:p>
    <w:p w14:paraId="7146B94C" w14:textId="77777777" w:rsidR="00311A95" w:rsidRPr="006A7023" w:rsidRDefault="00311A95" w:rsidP="00311A95">
      <w:pPr>
        <w:spacing w:line="360" w:lineRule="auto"/>
        <w:jc w:val="both"/>
        <w:rPr>
          <w:rFonts w:eastAsia="TimesLTStd-Roman" w:cs="Times New Roman"/>
          <w:szCs w:val="24"/>
          <w:lang w:eastAsia="zh-CN"/>
        </w:rPr>
      </w:pPr>
      <w:r w:rsidRPr="006A7023">
        <w:rPr>
          <w:rFonts w:eastAsia="TimesLTStd-Roman" w:cs="Times New Roman"/>
          <w:b/>
          <w:bCs/>
          <w:i/>
          <w:iCs/>
          <w:szCs w:val="24"/>
          <w:lang w:eastAsia="zh-CN"/>
        </w:rPr>
        <w:t>rtpfas</w:t>
      </w:r>
      <w:r w:rsidRPr="006A7023">
        <w:rPr>
          <w:rFonts w:eastAsia="TimesLTStd-Roman" w:cs="Times New Roman"/>
          <w:szCs w:val="24"/>
          <w:lang w:eastAsia="zh-CN"/>
        </w:rPr>
        <w:t>: this module solves the PFAS balance in rivers by taking into consideration other processes such as settling, resuspension, diffusion, and burial processes. Once a river receive</w:t>
      </w:r>
      <w:r>
        <w:rPr>
          <w:rFonts w:eastAsia="TimesLTStd-Roman" w:cs="Times New Roman"/>
          <w:szCs w:val="24"/>
          <w:lang w:eastAsia="zh-CN"/>
        </w:rPr>
        <w:t>s</w:t>
      </w:r>
      <w:r w:rsidRPr="006A7023">
        <w:rPr>
          <w:rFonts w:eastAsia="TimesLTStd-Roman" w:cs="Times New Roman"/>
          <w:szCs w:val="24"/>
          <w:lang w:eastAsia="zh-CN"/>
        </w:rPr>
        <w:t xml:space="preserve"> the PFAS from soil layers or subbasins, it will be partitioned into soluble and sorbed forms</w:t>
      </w:r>
      <w:r>
        <w:rPr>
          <w:rFonts w:eastAsia="TimesLTStd-Roman" w:cs="Times New Roman"/>
          <w:szCs w:val="24"/>
          <w:lang w:eastAsia="zh-CN"/>
        </w:rPr>
        <w:t>,</w:t>
      </w:r>
      <w:r w:rsidRPr="006A7023">
        <w:rPr>
          <w:rFonts w:eastAsia="TimesLTStd-Roman" w:cs="Times New Roman"/>
          <w:szCs w:val="24"/>
          <w:lang w:eastAsia="zh-CN"/>
        </w:rPr>
        <w:t xml:space="preserve"> and then the above-mentioned processes take place to either exchange PFAS between </w:t>
      </w:r>
      <w:r>
        <w:rPr>
          <w:rFonts w:eastAsia="TimesLTStd-Roman" w:cs="Times New Roman"/>
          <w:szCs w:val="24"/>
          <w:lang w:eastAsia="zh-CN"/>
        </w:rPr>
        <w:t xml:space="preserve">the </w:t>
      </w:r>
      <w:r w:rsidRPr="006A7023">
        <w:rPr>
          <w:rFonts w:eastAsia="TimesLTStd-Roman" w:cs="Times New Roman"/>
          <w:szCs w:val="24"/>
          <w:lang w:eastAsia="zh-CN"/>
        </w:rPr>
        <w:t xml:space="preserve">water and sediment layer or transport them to the downstream river. </w:t>
      </w:r>
    </w:p>
    <w:p w14:paraId="413F95E4" w14:textId="77777777" w:rsidR="00311A95" w:rsidRPr="006A7023" w:rsidRDefault="00311A95" w:rsidP="00311A95">
      <w:pPr>
        <w:spacing w:line="360" w:lineRule="auto"/>
        <w:jc w:val="both"/>
        <w:rPr>
          <w:rFonts w:eastAsia="TimesLTStd-Roman" w:cs="Times New Roman"/>
          <w:szCs w:val="24"/>
          <w:lang w:eastAsia="zh-CN"/>
        </w:rPr>
      </w:pPr>
      <w:r w:rsidRPr="006A7023">
        <w:rPr>
          <w:rFonts w:eastAsia="TimesLTStd-Roman" w:cs="Times New Roman"/>
          <w:b/>
          <w:bCs/>
          <w:szCs w:val="24"/>
          <w:lang w:eastAsia="zh-CN"/>
        </w:rPr>
        <w:t>rchday</w:t>
      </w:r>
      <w:r w:rsidRPr="006A7023">
        <w:rPr>
          <w:rFonts w:eastAsia="TimesLTStd-Roman" w:cs="Times New Roman"/>
          <w:szCs w:val="24"/>
          <w:lang w:eastAsia="zh-CN"/>
        </w:rPr>
        <w:t xml:space="preserve">: Once the PFAS water balance calculation is finished, </w:t>
      </w:r>
      <w:r w:rsidRPr="006A7023">
        <w:rPr>
          <w:rFonts w:eastAsia="TimesLTStd-Roman" w:cs="Times New Roman"/>
          <w:b/>
          <w:bCs/>
          <w:szCs w:val="24"/>
          <w:lang w:eastAsia="zh-CN"/>
        </w:rPr>
        <w:t xml:space="preserve">rchday </w:t>
      </w:r>
      <w:r w:rsidRPr="006A7023">
        <w:rPr>
          <w:rFonts w:eastAsia="TimesLTStd-Roman" w:cs="Times New Roman"/>
          <w:szCs w:val="24"/>
          <w:lang w:eastAsia="zh-CN"/>
        </w:rPr>
        <w:t>subroutine is called</w:t>
      </w:r>
      <w:r w:rsidRPr="006A7023">
        <w:rPr>
          <w:rFonts w:eastAsia="TimesLTStd-Roman" w:cs="Times New Roman"/>
          <w:b/>
          <w:bCs/>
          <w:szCs w:val="24"/>
          <w:lang w:eastAsia="zh-CN"/>
        </w:rPr>
        <w:t xml:space="preserve"> </w:t>
      </w:r>
      <w:r w:rsidRPr="006A7023">
        <w:rPr>
          <w:rFonts w:eastAsia="TimesLTStd-Roman" w:cs="Times New Roman"/>
          <w:szCs w:val="24"/>
          <w:lang w:eastAsia="zh-CN"/>
        </w:rPr>
        <w:t>to write PFAS in river output (</w:t>
      </w:r>
      <w:r>
        <w:rPr>
          <w:rFonts w:eastAsia="TimesLTStd-Roman" w:cs="Times New Roman"/>
          <w:szCs w:val="24"/>
          <w:lang w:eastAsia="zh-CN"/>
        </w:rPr>
        <w:t>“</w:t>
      </w:r>
      <w:r w:rsidRPr="006A7023">
        <w:rPr>
          <w:rFonts w:eastAsia="TimesLTStd-Roman" w:cs="Times New Roman"/>
          <w:szCs w:val="24"/>
          <w:lang w:eastAsia="zh-CN"/>
        </w:rPr>
        <w:t>output.rch</w:t>
      </w:r>
      <w:r>
        <w:rPr>
          <w:rFonts w:eastAsia="TimesLTStd-Roman" w:cs="Times New Roman"/>
          <w:szCs w:val="24"/>
          <w:lang w:eastAsia="zh-CN"/>
        </w:rPr>
        <w:t>”</w:t>
      </w:r>
      <w:r w:rsidRPr="006A7023">
        <w:rPr>
          <w:rFonts w:eastAsia="TimesLTStd-Roman" w:cs="Times New Roman"/>
          <w:szCs w:val="24"/>
          <w:lang w:eastAsia="zh-CN"/>
        </w:rPr>
        <w:t>). Variables of this output can be controlled in the output control file (file.ico).</w:t>
      </w:r>
      <w:r>
        <w:rPr>
          <w:rFonts w:eastAsia="TimesLTStd-Roman" w:cs="Times New Roman"/>
          <w:szCs w:val="24"/>
          <w:lang w:eastAsia="zh-CN"/>
        </w:rPr>
        <w:t xml:space="preserve"> </w:t>
      </w:r>
      <w:r w:rsidRPr="006A7023">
        <w:rPr>
          <w:rFonts w:eastAsia="TimesLTStd-Roman" w:cs="Times New Roman"/>
          <w:szCs w:val="24"/>
          <w:lang w:eastAsia="zh-CN"/>
        </w:rPr>
        <w:t xml:space="preserve">The reach output variables corresponding to soluble PFAS river input is #47, soluble PFAS river output is #48, sorbed PFAS river input is #49, sorbed PFAS river output is #50, PFAS in riverbed sediment is #51, PFAS removed by burial processes is #52, diffused PFAS exchange between water and sediment is #53, PFAS resuspended from </w:t>
      </w:r>
      <w:r>
        <w:rPr>
          <w:rFonts w:eastAsia="TimesLTStd-Roman" w:cs="Times New Roman"/>
          <w:szCs w:val="24"/>
          <w:lang w:eastAsia="zh-CN"/>
        </w:rPr>
        <w:t xml:space="preserve">the </w:t>
      </w:r>
      <w:r w:rsidRPr="006A7023">
        <w:rPr>
          <w:rFonts w:eastAsia="TimesLTStd-Roman" w:cs="Times New Roman"/>
          <w:szCs w:val="24"/>
          <w:lang w:eastAsia="zh-CN"/>
        </w:rPr>
        <w:t xml:space="preserve">riverbed is #54 PFAS settled in riverbed sediment is #55. Note: all the variables in the output have </w:t>
      </w:r>
      <w:r>
        <w:rPr>
          <w:rFonts w:eastAsia="TimesLTStd-Roman" w:cs="Times New Roman"/>
          <w:szCs w:val="24"/>
          <w:lang w:eastAsia="zh-CN"/>
        </w:rPr>
        <w:t xml:space="preserve">the </w:t>
      </w:r>
      <w:r w:rsidRPr="006A7023">
        <w:rPr>
          <w:rFonts w:eastAsia="TimesLTStd-Roman" w:cs="Times New Roman"/>
          <w:szCs w:val="24"/>
          <w:lang w:eastAsia="zh-CN"/>
        </w:rPr>
        <w:t xml:space="preserve">mg unit. </w:t>
      </w:r>
    </w:p>
    <w:p w14:paraId="3F661A47" w14:textId="77777777" w:rsidR="00311A95" w:rsidRPr="006A7023" w:rsidRDefault="00311A95" w:rsidP="00311A95">
      <w:pPr>
        <w:spacing w:line="360" w:lineRule="auto"/>
        <w:jc w:val="both"/>
        <w:rPr>
          <w:rFonts w:eastAsia="TimesLTStd-Roman" w:cs="Times New Roman"/>
          <w:szCs w:val="24"/>
          <w:lang w:eastAsia="zh-CN"/>
        </w:rPr>
      </w:pPr>
      <w:proofErr w:type="spellStart"/>
      <w:r w:rsidRPr="006A7023">
        <w:rPr>
          <w:rFonts w:eastAsia="TimesLTStd-Roman" w:cs="Times New Roman"/>
          <w:b/>
          <w:bCs/>
          <w:i/>
          <w:iCs/>
          <w:szCs w:val="24"/>
          <w:lang w:eastAsia="zh-CN"/>
        </w:rPr>
        <w:t>readlwq</w:t>
      </w:r>
      <w:proofErr w:type="spellEnd"/>
      <w:r w:rsidRPr="006A7023">
        <w:rPr>
          <w:rFonts w:eastAsia="TimesLTStd-Roman" w:cs="Times New Roman"/>
          <w:szCs w:val="24"/>
          <w:lang w:eastAsia="zh-CN"/>
        </w:rPr>
        <w:t xml:space="preserve">: This </w:t>
      </w:r>
      <w:r>
        <w:rPr>
          <w:rFonts w:eastAsia="TimesLTStd-Roman" w:cs="Times New Roman"/>
          <w:szCs w:val="24"/>
          <w:lang w:eastAsia="zh-CN"/>
        </w:rPr>
        <w:t>subroutine</w:t>
      </w:r>
      <w:r w:rsidRPr="006A7023">
        <w:rPr>
          <w:rFonts w:eastAsia="TimesLTStd-Roman" w:cs="Times New Roman"/>
          <w:szCs w:val="24"/>
          <w:lang w:eastAsia="zh-CN"/>
        </w:rPr>
        <w:t xml:space="preserve"> is </w:t>
      </w:r>
      <w:r>
        <w:rPr>
          <w:rFonts w:eastAsia="TimesLTStd-Roman" w:cs="Times New Roman"/>
          <w:szCs w:val="24"/>
          <w:lang w:eastAsia="zh-CN"/>
        </w:rPr>
        <w:t>precise</w:t>
      </w:r>
      <w:r w:rsidRPr="006A7023">
        <w:rPr>
          <w:rFonts w:eastAsia="TimesLTStd-Roman" w:cs="Times New Roman"/>
          <w:szCs w:val="24"/>
          <w:lang w:eastAsia="zh-CN"/>
        </w:rPr>
        <w:t xml:space="preserve">ly like </w:t>
      </w:r>
      <w:r w:rsidRPr="006A7023">
        <w:rPr>
          <w:rFonts w:eastAsia="TimesLTStd-Roman" w:cs="Times New Roman"/>
          <w:b/>
          <w:bCs/>
          <w:i/>
          <w:iCs/>
          <w:szCs w:val="24"/>
          <w:lang w:eastAsia="zh-CN"/>
        </w:rPr>
        <w:t>readswq</w:t>
      </w:r>
      <w:r w:rsidRPr="006A7023">
        <w:rPr>
          <w:rFonts w:eastAsia="TimesLTStd-Roman" w:cs="Times New Roman"/>
          <w:szCs w:val="24"/>
          <w:lang w:eastAsia="zh-CN"/>
        </w:rPr>
        <w:t xml:space="preserve"> </w:t>
      </w:r>
      <w:r>
        <w:rPr>
          <w:rFonts w:eastAsia="TimesLTStd-Roman" w:cs="Times New Roman"/>
          <w:szCs w:val="24"/>
          <w:lang w:eastAsia="zh-CN"/>
        </w:rPr>
        <w:t>subroutine</w:t>
      </w:r>
      <w:r w:rsidRPr="006A7023">
        <w:rPr>
          <w:rFonts w:eastAsia="TimesLTStd-Roman" w:cs="Times New Roman"/>
          <w:szCs w:val="24"/>
          <w:lang w:eastAsia="zh-CN"/>
        </w:rPr>
        <w:t xml:space="preserve"> but with </w:t>
      </w:r>
      <w:r>
        <w:rPr>
          <w:rFonts w:eastAsia="TimesLTStd-Roman" w:cs="Times New Roman"/>
          <w:szCs w:val="24"/>
          <w:lang w:eastAsia="zh-CN"/>
        </w:rPr>
        <w:t xml:space="preserve">the </w:t>
      </w:r>
      <w:r w:rsidRPr="006A7023">
        <w:rPr>
          <w:rFonts w:eastAsia="TimesLTStd-Roman" w:cs="Times New Roman"/>
          <w:szCs w:val="24"/>
          <w:lang w:eastAsia="zh-CN"/>
        </w:rPr>
        <w:t xml:space="preserve">following differences: 1) it reads PFAS fate and transport parameters for lakes instead of rivers, and it also reads the initial PFAS concentration in the lakes. </w:t>
      </w:r>
    </w:p>
    <w:p w14:paraId="4B0AF673" w14:textId="77777777" w:rsidR="00311A95" w:rsidRPr="006A7023" w:rsidRDefault="00311A95" w:rsidP="00311A95">
      <w:pPr>
        <w:spacing w:line="360" w:lineRule="auto"/>
        <w:jc w:val="both"/>
        <w:rPr>
          <w:rFonts w:eastAsia="TimesLTStd-Roman" w:cs="Times New Roman"/>
          <w:szCs w:val="24"/>
          <w:lang w:eastAsia="zh-CN"/>
        </w:rPr>
      </w:pPr>
      <w:r w:rsidRPr="006A7023">
        <w:rPr>
          <w:rFonts w:eastAsia="TimesLTStd-Roman" w:cs="Times New Roman"/>
          <w:b/>
          <w:bCs/>
          <w:i/>
          <w:iCs/>
          <w:szCs w:val="24"/>
          <w:lang w:eastAsia="zh-CN"/>
        </w:rPr>
        <w:t>Lakeqpfas</w:t>
      </w:r>
      <w:r w:rsidRPr="006A7023">
        <w:rPr>
          <w:rFonts w:eastAsia="TimesLTStd-Roman" w:cs="Times New Roman"/>
          <w:szCs w:val="24"/>
          <w:lang w:eastAsia="zh-CN"/>
        </w:rPr>
        <w:t xml:space="preserve">: this module, like rtpfas, solves the PFAS balance in lakes. The PFAS that </w:t>
      </w:r>
      <w:r>
        <w:rPr>
          <w:rFonts w:eastAsia="TimesLTStd-Roman" w:cs="Times New Roman"/>
          <w:szCs w:val="24"/>
          <w:lang w:eastAsia="zh-CN"/>
        </w:rPr>
        <w:t xml:space="preserve">is </w:t>
      </w:r>
      <w:r w:rsidRPr="006A7023">
        <w:rPr>
          <w:rFonts w:eastAsia="TimesLTStd-Roman" w:cs="Times New Roman"/>
          <w:szCs w:val="24"/>
          <w:lang w:eastAsia="zh-CN"/>
        </w:rPr>
        <w:t xml:space="preserve">routed from rivers to the lakes or wetlands (or any </w:t>
      </w:r>
      <w:r>
        <w:rPr>
          <w:rFonts w:eastAsia="TimesLTStd-Roman" w:cs="Times New Roman"/>
          <w:szCs w:val="24"/>
          <w:lang w:eastAsia="zh-CN"/>
        </w:rPr>
        <w:t>water bodies</w:t>
      </w:r>
      <w:r w:rsidRPr="006A7023">
        <w:rPr>
          <w:rFonts w:eastAsia="TimesLTStd-Roman" w:cs="Times New Roman"/>
          <w:szCs w:val="24"/>
          <w:lang w:eastAsia="zh-CN"/>
        </w:rPr>
        <w:t xml:space="preserve"> specified via .res input files and added to the hydrograph storage file (</w:t>
      </w:r>
      <w:r>
        <w:rPr>
          <w:rFonts w:eastAsia="TimesLTStd-Roman" w:cs="Times New Roman"/>
          <w:szCs w:val="24"/>
          <w:lang w:eastAsia="zh-CN"/>
        </w:rPr>
        <w:t>“</w:t>
      </w:r>
      <w:proofErr w:type="spellStart"/>
      <w:r w:rsidRPr="006A7023">
        <w:rPr>
          <w:rFonts w:eastAsia="TimesLTStd-Roman" w:cs="Times New Roman"/>
          <w:szCs w:val="24"/>
          <w:u w:val="single"/>
          <w:lang w:eastAsia="zh-CN"/>
        </w:rPr>
        <w:t>fig.fig</w:t>
      </w:r>
      <w:proofErr w:type="spellEnd"/>
      <w:r>
        <w:rPr>
          <w:rFonts w:eastAsia="TimesLTStd-Roman" w:cs="Times New Roman"/>
          <w:szCs w:val="24"/>
          <w:u w:val="single"/>
          <w:lang w:eastAsia="zh-CN"/>
        </w:rPr>
        <w:t>”</w:t>
      </w:r>
      <w:r w:rsidRPr="006A7023">
        <w:rPr>
          <w:rFonts w:eastAsia="TimesLTStd-Roman" w:cs="Times New Roman"/>
          <w:szCs w:val="24"/>
          <w:lang w:eastAsia="zh-CN"/>
        </w:rPr>
        <w:t xml:space="preserve">) will go through similar processes mentioned in the </w:t>
      </w:r>
      <w:r w:rsidRPr="006A7023">
        <w:rPr>
          <w:rFonts w:eastAsia="TimesLTStd-Roman" w:cs="Times New Roman"/>
          <w:b/>
          <w:bCs/>
          <w:i/>
          <w:iCs/>
          <w:szCs w:val="24"/>
          <w:lang w:eastAsia="zh-CN"/>
        </w:rPr>
        <w:t xml:space="preserve">rtpfas </w:t>
      </w:r>
      <w:r w:rsidRPr="006A7023">
        <w:rPr>
          <w:rFonts w:eastAsia="TimesLTStd-Roman" w:cs="Times New Roman"/>
          <w:szCs w:val="24"/>
          <w:lang w:eastAsia="zh-CN"/>
        </w:rPr>
        <w:t>module</w:t>
      </w:r>
      <w:r w:rsidRPr="006A7023">
        <w:rPr>
          <w:rFonts w:eastAsia="TimesLTStd-Roman" w:cs="Times New Roman"/>
          <w:b/>
          <w:bCs/>
          <w:i/>
          <w:iCs/>
          <w:szCs w:val="24"/>
          <w:lang w:eastAsia="zh-CN"/>
        </w:rPr>
        <w:t xml:space="preserve">. </w:t>
      </w:r>
      <w:r w:rsidRPr="006A7023">
        <w:rPr>
          <w:rFonts w:eastAsia="TimesLTStd-Roman" w:cs="Times New Roman"/>
          <w:szCs w:val="24"/>
          <w:lang w:eastAsia="zh-CN"/>
        </w:rPr>
        <w:t xml:space="preserve">The output of this module feeds the </w:t>
      </w:r>
      <w:r>
        <w:rPr>
          <w:rFonts w:eastAsia="TimesLTStd-Roman" w:cs="Times New Roman"/>
          <w:szCs w:val="24"/>
          <w:lang w:eastAsia="zh-CN"/>
        </w:rPr>
        <w:t>subsequen</w:t>
      </w:r>
      <w:r w:rsidRPr="006A7023">
        <w:rPr>
          <w:rFonts w:eastAsia="TimesLTStd-Roman" w:cs="Times New Roman"/>
          <w:szCs w:val="24"/>
          <w:lang w:eastAsia="zh-CN"/>
        </w:rPr>
        <w:t xml:space="preserve">t hydrograph storage (usually the downstream river). </w:t>
      </w:r>
    </w:p>
    <w:p w14:paraId="7E9D7FC0" w14:textId="77777777" w:rsidR="00311A95" w:rsidRPr="006A7023" w:rsidRDefault="00311A95" w:rsidP="00311A95">
      <w:pPr>
        <w:spacing w:line="360" w:lineRule="auto"/>
        <w:jc w:val="both"/>
        <w:rPr>
          <w:rFonts w:eastAsia="TimesLTStd-Roman" w:cs="Times New Roman"/>
          <w:szCs w:val="24"/>
          <w:lang w:eastAsia="zh-CN"/>
        </w:rPr>
      </w:pPr>
      <w:proofErr w:type="spellStart"/>
      <w:r w:rsidRPr="006A7023">
        <w:rPr>
          <w:rFonts w:eastAsia="TimesLTStd-Roman" w:cs="Times New Roman"/>
          <w:b/>
          <w:bCs/>
          <w:szCs w:val="24"/>
          <w:lang w:eastAsia="zh-CN"/>
        </w:rPr>
        <w:t>routres</w:t>
      </w:r>
      <w:proofErr w:type="spellEnd"/>
      <w:r w:rsidRPr="006A7023">
        <w:rPr>
          <w:rFonts w:eastAsia="TimesLTStd-Roman" w:cs="Times New Roman"/>
          <w:szCs w:val="24"/>
          <w:lang w:eastAsia="zh-CN"/>
        </w:rPr>
        <w:t xml:space="preserve">: Once the PFAS fate and transport in lakes is defined, this module is called to route the PFAS output to the next hydrograph storage and then write the PFAS mass balance components in the </w:t>
      </w:r>
      <w:r>
        <w:rPr>
          <w:rFonts w:eastAsia="TimesLTStd-Roman" w:cs="Times New Roman"/>
          <w:szCs w:val="24"/>
          <w:lang w:eastAsia="zh-CN"/>
        </w:rPr>
        <w:t>“</w:t>
      </w:r>
      <w:r w:rsidRPr="006A7023">
        <w:rPr>
          <w:rFonts w:eastAsia="TimesLTStd-Roman" w:cs="Times New Roman"/>
          <w:szCs w:val="24"/>
          <w:lang w:eastAsia="zh-CN"/>
        </w:rPr>
        <w:t>output.rsv</w:t>
      </w:r>
      <w:r>
        <w:rPr>
          <w:rFonts w:eastAsia="TimesLTStd-Roman" w:cs="Times New Roman"/>
          <w:szCs w:val="24"/>
          <w:lang w:eastAsia="zh-CN"/>
        </w:rPr>
        <w:t>.”</w:t>
      </w:r>
      <w:r w:rsidRPr="006A7023">
        <w:rPr>
          <w:rFonts w:eastAsia="TimesLTStd-Roman" w:cs="Times New Roman"/>
          <w:szCs w:val="24"/>
          <w:lang w:eastAsia="zh-CN"/>
        </w:rPr>
        <w:t xml:space="preserve"> </w:t>
      </w:r>
    </w:p>
    <w:p w14:paraId="7B3AF11E" w14:textId="77777777" w:rsidR="00311A95" w:rsidRPr="006A7023" w:rsidRDefault="00311A95" w:rsidP="00311A95">
      <w:pPr>
        <w:spacing w:line="360" w:lineRule="auto"/>
        <w:jc w:val="both"/>
        <w:rPr>
          <w:rFonts w:eastAsia="TimesLTStd-Roman" w:cs="Times New Roman"/>
          <w:szCs w:val="24"/>
          <w:lang w:eastAsia="zh-CN"/>
        </w:rPr>
      </w:pPr>
      <w:proofErr w:type="spellStart"/>
      <w:r w:rsidRPr="006A7023">
        <w:rPr>
          <w:rFonts w:eastAsia="TimesLTStd-Roman" w:cs="Times New Roman"/>
          <w:b/>
          <w:bCs/>
          <w:szCs w:val="24"/>
          <w:lang w:eastAsia="zh-CN"/>
        </w:rPr>
        <w:lastRenderedPageBreak/>
        <w:t>pfasw</w:t>
      </w:r>
      <w:proofErr w:type="spellEnd"/>
      <w:r w:rsidRPr="006A7023">
        <w:rPr>
          <w:rFonts w:eastAsia="TimesLTStd-Roman" w:cs="Times New Roman"/>
          <w:szCs w:val="24"/>
          <w:lang w:eastAsia="zh-CN"/>
        </w:rPr>
        <w:t>: At the end of the simulation period, this subroutine write</w:t>
      </w:r>
      <w:r>
        <w:rPr>
          <w:rFonts w:eastAsia="TimesLTStd-Roman" w:cs="Times New Roman"/>
          <w:szCs w:val="24"/>
          <w:lang w:eastAsia="zh-CN"/>
        </w:rPr>
        <w:t>s</w:t>
      </w:r>
      <w:r w:rsidRPr="006A7023">
        <w:rPr>
          <w:rFonts w:eastAsia="TimesLTStd-Roman" w:cs="Times New Roman"/>
          <w:szCs w:val="24"/>
          <w:lang w:eastAsia="zh-CN"/>
        </w:rPr>
        <w:t xml:space="preserve"> the overall PFAS balance in the watershed</w:t>
      </w:r>
      <w:r>
        <w:rPr>
          <w:rFonts w:eastAsia="TimesLTStd-Roman" w:cs="Times New Roman"/>
          <w:szCs w:val="24"/>
          <w:lang w:eastAsia="zh-CN"/>
        </w:rPr>
        <w:t>,</w:t>
      </w:r>
      <w:r w:rsidRPr="006A7023">
        <w:rPr>
          <w:rFonts w:eastAsia="TimesLTStd-Roman" w:cs="Times New Roman"/>
          <w:szCs w:val="24"/>
          <w:lang w:eastAsia="zh-CN"/>
        </w:rPr>
        <w:t xml:space="preserve"> including 1) the amount of PFAS applied by biosolid, 2) The initial and final amount of PFAS in soil, 3) PFAS contributed to streams by surface runoff, lateral flow, leaching to GW and transported by sediment and soil erosion. </w:t>
      </w:r>
    </w:p>
    <w:p w14:paraId="1F40FC38" w14:textId="3647F651" w:rsidR="00311A95" w:rsidRPr="006A7023" w:rsidRDefault="00311A95" w:rsidP="00311A95">
      <w:pPr>
        <w:spacing w:line="360" w:lineRule="auto"/>
        <w:jc w:val="both"/>
        <w:rPr>
          <w:rFonts w:eastAsia="TimesLTStd-Roman" w:cs="Times New Roman"/>
          <w:b/>
          <w:bCs/>
          <w:szCs w:val="24"/>
          <w:lang w:eastAsia="zh-CN"/>
        </w:rPr>
      </w:pPr>
      <w:r w:rsidRPr="006A7023">
        <w:rPr>
          <w:rFonts w:eastAsia="TimesLTStd-Roman" w:cs="Times New Roman"/>
          <w:b/>
          <w:bCs/>
          <w:szCs w:val="24"/>
          <w:lang w:eastAsia="zh-CN"/>
        </w:rPr>
        <w:t xml:space="preserve">An overview of source code local and global variables. </w:t>
      </w:r>
    </w:p>
    <w:p w14:paraId="1B18AE9D" w14:textId="7877D8DA" w:rsidR="00311A95" w:rsidRDefault="00311A95" w:rsidP="00311A95">
      <w:pPr>
        <w:spacing w:line="360" w:lineRule="auto"/>
        <w:ind w:firstLine="720"/>
        <w:jc w:val="both"/>
        <w:rPr>
          <w:rFonts w:eastAsia="TimesLTStd-Roman" w:cs="Times New Roman"/>
          <w:szCs w:val="24"/>
          <w:lang w:eastAsia="zh-CN"/>
        </w:rPr>
      </w:pPr>
      <w:r w:rsidRPr="006A7023">
        <w:rPr>
          <w:rFonts w:eastAsia="TimesLTStd-Roman" w:cs="Times New Roman"/>
          <w:szCs w:val="24"/>
          <w:lang w:eastAsia="zh-CN"/>
        </w:rPr>
        <w:t>There are more than 150 global and local variables that are added to the model source code to specifically work for PFAS fate and transport simulations in soil, rivers, and lakes</w:t>
      </w:r>
      <w:r>
        <w:rPr>
          <w:rFonts w:eastAsia="TimesLTStd-Roman" w:cs="Times New Roman"/>
          <w:szCs w:val="24"/>
          <w:lang w:eastAsia="zh-CN"/>
        </w:rPr>
        <w:t>,</w:t>
      </w:r>
      <w:r w:rsidRPr="006A7023">
        <w:rPr>
          <w:rFonts w:eastAsia="TimesLTStd-Roman" w:cs="Times New Roman"/>
          <w:szCs w:val="24"/>
          <w:lang w:eastAsia="zh-CN"/>
        </w:rPr>
        <w:t xml:space="preserve"> including initialization, mass balance calculation, routing, reading inputs</w:t>
      </w:r>
      <w:r>
        <w:rPr>
          <w:rFonts w:eastAsia="TimesLTStd-Roman" w:cs="Times New Roman"/>
          <w:szCs w:val="24"/>
          <w:lang w:eastAsia="zh-CN"/>
        </w:rPr>
        <w:t>,</w:t>
      </w:r>
      <w:r w:rsidRPr="006A7023">
        <w:rPr>
          <w:rFonts w:eastAsia="TimesLTStd-Roman" w:cs="Times New Roman"/>
          <w:szCs w:val="24"/>
          <w:lang w:eastAsia="zh-CN"/>
        </w:rPr>
        <w:t xml:space="preserve"> and writing outputs in the form of daily, monthly, and annually. The definition and application of many of these parameters are described in the source code of the above-mentioned subroutines. However,</w:t>
      </w:r>
      <w:r>
        <w:rPr>
          <w:rFonts w:eastAsia="TimesLTStd-Roman" w:cs="Times New Roman"/>
          <w:szCs w:val="24"/>
          <w:lang w:eastAsia="zh-CN"/>
        </w:rPr>
        <w:t xml:space="preserve"> </w:t>
      </w:r>
      <w:r w:rsidRPr="006A7023">
        <w:rPr>
          <w:rFonts w:eastAsia="TimesLTStd-Roman" w:cs="Times New Roman"/>
          <w:szCs w:val="24"/>
          <w:lang w:eastAsia="zh-CN"/>
        </w:rPr>
        <w:t xml:space="preserve">a collection of </w:t>
      </w:r>
      <w:r>
        <w:rPr>
          <w:rFonts w:eastAsia="TimesLTStd-Roman" w:cs="Times New Roman"/>
          <w:szCs w:val="24"/>
          <w:lang w:eastAsia="zh-CN"/>
        </w:rPr>
        <w:t>essential</w:t>
      </w:r>
      <w:r w:rsidRPr="006A7023">
        <w:rPr>
          <w:rFonts w:eastAsia="TimesLTStd-Roman" w:cs="Times New Roman"/>
          <w:szCs w:val="24"/>
          <w:lang w:eastAsia="zh-CN"/>
        </w:rPr>
        <w:t xml:space="preserve"> variables </w:t>
      </w:r>
      <w:proofErr w:type="gramStart"/>
      <w:r>
        <w:rPr>
          <w:rFonts w:eastAsia="TimesLTStd-Roman" w:cs="Times New Roman"/>
          <w:szCs w:val="24"/>
          <w:lang w:eastAsia="zh-CN"/>
        </w:rPr>
        <w:t>are</w:t>
      </w:r>
      <w:proofErr w:type="gramEnd"/>
      <w:r>
        <w:rPr>
          <w:rFonts w:eastAsia="TimesLTStd-Roman" w:cs="Times New Roman"/>
          <w:szCs w:val="24"/>
          <w:lang w:eastAsia="zh-CN"/>
        </w:rPr>
        <w:t xml:space="preserve"> </w:t>
      </w:r>
      <w:r w:rsidRPr="006A7023">
        <w:rPr>
          <w:rFonts w:eastAsia="TimesLTStd-Roman" w:cs="Times New Roman"/>
          <w:szCs w:val="24"/>
          <w:lang w:eastAsia="zh-CN"/>
        </w:rPr>
        <w:t xml:space="preserve">provided in Table </w:t>
      </w:r>
      <w:r>
        <w:rPr>
          <w:rFonts w:eastAsia="TimesLTStd-Roman" w:cs="Times New Roman"/>
          <w:szCs w:val="24"/>
          <w:lang w:eastAsia="zh-CN"/>
        </w:rPr>
        <w:t>1</w:t>
      </w:r>
      <w:r w:rsidRPr="006A7023">
        <w:rPr>
          <w:rFonts w:eastAsia="TimesLTStd-Roman" w:cs="Times New Roman"/>
          <w:szCs w:val="24"/>
          <w:lang w:eastAsia="zh-CN"/>
        </w:rPr>
        <w:t>. Note: there are several unit conversions within the source code that model developers need to c</w:t>
      </w:r>
      <w:r>
        <w:rPr>
          <w:rFonts w:eastAsia="TimesLTStd-Roman" w:cs="Times New Roman"/>
          <w:szCs w:val="24"/>
          <w:lang w:eastAsia="zh-CN"/>
        </w:rPr>
        <w:t>onsider carefully</w:t>
      </w:r>
      <w:r w:rsidRPr="006A7023">
        <w:rPr>
          <w:rFonts w:eastAsia="TimesLTStd-Roman" w:cs="Times New Roman"/>
          <w:szCs w:val="24"/>
          <w:lang w:eastAsia="zh-CN"/>
        </w:rPr>
        <w:t xml:space="preserve">. Units for </w:t>
      </w:r>
      <w:r>
        <w:rPr>
          <w:rFonts w:eastAsia="TimesLTStd-Roman" w:cs="Times New Roman"/>
          <w:szCs w:val="24"/>
          <w:lang w:eastAsia="zh-CN"/>
        </w:rPr>
        <w:t xml:space="preserve">the </w:t>
      </w:r>
      <w:r w:rsidRPr="006A7023">
        <w:rPr>
          <w:rFonts w:eastAsia="TimesLTStd-Roman" w:cs="Times New Roman"/>
          <w:szCs w:val="24"/>
          <w:lang w:eastAsia="zh-CN"/>
        </w:rPr>
        <w:t xml:space="preserve">initial PFAS amount defined in *.chm files are µg/ha. The amount of PFAS in biosolid defined in *.mgt files </w:t>
      </w:r>
      <w:r>
        <w:rPr>
          <w:rFonts w:eastAsia="TimesLTStd-Roman" w:cs="Times New Roman"/>
          <w:szCs w:val="24"/>
          <w:lang w:eastAsia="zh-CN"/>
        </w:rPr>
        <w:t>is</w:t>
      </w:r>
      <w:r w:rsidRPr="006A7023">
        <w:rPr>
          <w:rFonts w:eastAsia="TimesLTStd-Roman" w:cs="Times New Roman"/>
          <w:szCs w:val="24"/>
          <w:lang w:eastAsia="zh-CN"/>
        </w:rPr>
        <w:t xml:space="preserve"> mg/ha.</w:t>
      </w:r>
      <w:r>
        <w:rPr>
          <w:rFonts w:eastAsia="TimesLTStd-Roman" w:cs="Times New Roman"/>
          <w:szCs w:val="24"/>
          <w:lang w:eastAsia="zh-CN"/>
        </w:rPr>
        <w:t xml:space="preserve"> Once they are read, both these values</w:t>
      </w:r>
      <w:r w:rsidRPr="006A7023">
        <w:rPr>
          <w:rFonts w:eastAsia="TimesLTStd-Roman" w:cs="Times New Roman"/>
          <w:szCs w:val="24"/>
          <w:lang w:eastAsia="zh-CN"/>
        </w:rPr>
        <w:t xml:space="preserve"> are converted to kg/ha for PFAS fate and transport in soil. For writing the output, routing PFAS in the river network</w:t>
      </w:r>
      <w:r>
        <w:rPr>
          <w:rFonts w:eastAsia="TimesLTStd-Roman" w:cs="Times New Roman"/>
          <w:szCs w:val="24"/>
          <w:lang w:eastAsia="zh-CN"/>
        </w:rPr>
        <w:t>,</w:t>
      </w:r>
      <w:r w:rsidRPr="006A7023">
        <w:rPr>
          <w:rFonts w:eastAsia="TimesLTStd-Roman" w:cs="Times New Roman"/>
          <w:szCs w:val="24"/>
          <w:lang w:eastAsia="zh-CN"/>
        </w:rPr>
        <w:t xml:space="preserve"> and PFAS balance in river and lake processes, everything is based on mg or mg/l.</w:t>
      </w:r>
      <w:r>
        <w:rPr>
          <w:rFonts w:eastAsia="TimesLTStd-Roman" w:cs="Times New Roman"/>
          <w:szCs w:val="24"/>
          <w:lang w:eastAsia="zh-CN"/>
        </w:rPr>
        <w:t xml:space="preserve"> </w:t>
      </w:r>
    </w:p>
    <w:p w14:paraId="1CEF6E57" w14:textId="77777777" w:rsidR="00311A95" w:rsidRDefault="00311A95" w:rsidP="00311A95">
      <w:pPr>
        <w:rPr>
          <w:rFonts w:eastAsia="TimesLTStd-Roman" w:cs="Times New Roman"/>
          <w:szCs w:val="24"/>
          <w:lang w:eastAsia="zh-CN"/>
        </w:rPr>
      </w:pPr>
      <w:r>
        <w:rPr>
          <w:rFonts w:eastAsia="TimesLTStd-Roman" w:cs="Times New Roman"/>
          <w:szCs w:val="24"/>
          <w:lang w:eastAsia="zh-CN"/>
        </w:rPr>
        <w:br w:type="page"/>
      </w:r>
    </w:p>
    <w:p w14:paraId="2868C704" w14:textId="5DABB065" w:rsidR="00311A95" w:rsidRPr="006A7023" w:rsidRDefault="00311A95" w:rsidP="00311A95">
      <w:pPr>
        <w:spacing w:line="360" w:lineRule="auto"/>
        <w:ind w:firstLine="720"/>
        <w:rPr>
          <w:rFonts w:cs="Times New Roman"/>
        </w:rPr>
      </w:pPr>
      <w:r w:rsidRPr="006A7023">
        <w:rPr>
          <w:rFonts w:cs="Times New Roman"/>
          <w:b/>
          <w:bCs/>
        </w:rPr>
        <w:lastRenderedPageBreak/>
        <w:t xml:space="preserve">Table </w:t>
      </w:r>
      <w:r>
        <w:rPr>
          <w:rFonts w:cs="Times New Roman"/>
          <w:b/>
          <w:bCs/>
        </w:rPr>
        <w:t>1</w:t>
      </w:r>
      <w:r w:rsidRPr="006A7023">
        <w:rPr>
          <w:rFonts w:cs="Times New Roman"/>
          <w:b/>
          <w:bCs/>
        </w:rPr>
        <w:t>:</w:t>
      </w:r>
      <w:r w:rsidRPr="006A7023">
        <w:rPr>
          <w:rFonts w:cs="Times New Roman"/>
        </w:rPr>
        <w:t xml:space="preserve"> Collection of new and modified global variables in the SWAT source code</w:t>
      </w:r>
      <w:r>
        <w:rPr>
          <w:rFonts w:cs="Times New Roman"/>
        </w:rPr>
        <w:t>.</w:t>
      </w:r>
    </w:p>
    <w:tbl>
      <w:tblPr>
        <w:tblW w:w="10160" w:type="dxa"/>
        <w:tblLook w:val="04A0" w:firstRow="1" w:lastRow="0" w:firstColumn="1" w:lastColumn="0" w:noHBand="0" w:noVBand="1"/>
      </w:tblPr>
      <w:tblGrid>
        <w:gridCol w:w="2300"/>
        <w:gridCol w:w="7860"/>
      </w:tblGrid>
      <w:tr w:rsidR="00311A95" w:rsidRPr="006A7023" w14:paraId="6FBB78F2" w14:textId="77777777" w:rsidTr="00FB4DBD">
        <w:trPr>
          <w:trHeight w:val="290"/>
        </w:trPr>
        <w:tc>
          <w:tcPr>
            <w:tcW w:w="2300" w:type="dxa"/>
            <w:tcBorders>
              <w:top w:val="nil"/>
              <w:left w:val="nil"/>
              <w:bottom w:val="single" w:sz="4" w:space="0" w:color="auto"/>
              <w:right w:val="nil"/>
            </w:tcBorders>
            <w:shd w:val="clear" w:color="auto" w:fill="auto"/>
            <w:noWrap/>
            <w:vAlign w:val="bottom"/>
            <w:hideMark/>
          </w:tcPr>
          <w:p w14:paraId="56A79BE6" w14:textId="77777777" w:rsidR="00311A95" w:rsidRPr="006A7023" w:rsidRDefault="00311A95" w:rsidP="00FB4DBD">
            <w:pPr>
              <w:pStyle w:val="TableParagraph"/>
              <w:spacing w:line="360" w:lineRule="auto"/>
              <w:jc w:val="both"/>
              <w:rPr>
                <w:rFonts w:ascii="Times New Roman" w:hAnsi="Times New Roman" w:cs="Times New Roman"/>
                <w:b/>
                <w:bCs/>
              </w:rPr>
            </w:pPr>
            <w:r w:rsidRPr="006A7023">
              <w:rPr>
                <w:rFonts w:ascii="Times New Roman" w:hAnsi="Times New Roman" w:cs="Times New Roman"/>
                <w:b/>
                <w:bCs/>
              </w:rPr>
              <w:t>Variable</w:t>
            </w:r>
          </w:p>
        </w:tc>
        <w:tc>
          <w:tcPr>
            <w:tcW w:w="7860" w:type="dxa"/>
            <w:tcBorders>
              <w:top w:val="nil"/>
              <w:left w:val="nil"/>
              <w:bottom w:val="single" w:sz="4" w:space="0" w:color="auto"/>
              <w:right w:val="nil"/>
            </w:tcBorders>
            <w:shd w:val="clear" w:color="auto" w:fill="auto"/>
            <w:noWrap/>
            <w:vAlign w:val="bottom"/>
            <w:hideMark/>
          </w:tcPr>
          <w:p w14:paraId="7714B047" w14:textId="77777777" w:rsidR="00311A95" w:rsidRPr="006A7023" w:rsidRDefault="00311A95" w:rsidP="00FB4DBD">
            <w:pPr>
              <w:pStyle w:val="TableParagraph"/>
              <w:spacing w:line="360" w:lineRule="auto"/>
              <w:jc w:val="both"/>
              <w:rPr>
                <w:rFonts w:ascii="Times New Roman" w:hAnsi="Times New Roman" w:cs="Times New Roman"/>
                <w:b/>
                <w:bCs/>
              </w:rPr>
            </w:pPr>
            <w:r w:rsidRPr="006A7023">
              <w:rPr>
                <w:rFonts w:ascii="Times New Roman" w:hAnsi="Times New Roman" w:cs="Times New Roman"/>
                <w:b/>
                <w:bCs/>
              </w:rPr>
              <w:t>Definition</w:t>
            </w:r>
          </w:p>
        </w:tc>
      </w:tr>
      <w:tr w:rsidR="00311A95" w:rsidRPr="006A7023" w14:paraId="3595F209" w14:textId="77777777" w:rsidTr="00FB4DBD">
        <w:trPr>
          <w:trHeight w:val="290"/>
        </w:trPr>
        <w:tc>
          <w:tcPr>
            <w:tcW w:w="2300" w:type="dxa"/>
            <w:tcBorders>
              <w:top w:val="single" w:sz="4" w:space="0" w:color="auto"/>
              <w:left w:val="nil"/>
              <w:bottom w:val="nil"/>
              <w:right w:val="nil"/>
            </w:tcBorders>
            <w:shd w:val="clear" w:color="auto" w:fill="auto"/>
            <w:noWrap/>
            <w:vAlign w:val="bottom"/>
            <w:hideMark/>
          </w:tcPr>
          <w:p w14:paraId="061BBE26"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chpfas_koc</w:t>
            </w:r>
            <w:proofErr w:type="spellEnd"/>
          </w:p>
        </w:tc>
        <w:tc>
          <w:tcPr>
            <w:tcW w:w="7860" w:type="dxa"/>
            <w:tcBorders>
              <w:top w:val="single" w:sz="4" w:space="0" w:color="auto"/>
              <w:left w:val="nil"/>
              <w:bottom w:val="nil"/>
              <w:right w:val="nil"/>
            </w:tcBorders>
            <w:shd w:val="clear" w:color="auto" w:fill="auto"/>
            <w:noWrap/>
            <w:vAlign w:val="bottom"/>
            <w:hideMark/>
          </w:tcPr>
          <w:p w14:paraId="715A705F" w14:textId="77777777" w:rsidR="00311A95" w:rsidRPr="006A7023" w:rsidRDefault="00311A95" w:rsidP="00FB4DBD">
            <w:pPr>
              <w:pStyle w:val="TableParagraph"/>
              <w:spacing w:line="360" w:lineRule="auto"/>
              <w:jc w:val="both"/>
              <w:rPr>
                <w:rFonts w:ascii="Times New Roman" w:hAnsi="Times New Roman" w:cs="Times New Roman"/>
              </w:rPr>
            </w:pPr>
            <w:r w:rsidRPr="006A7023">
              <w:rPr>
                <w:rFonts w:ascii="Times New Roman" w:hAnsi="Times New Roman" w:cs="Times New Roman"/>
              </w:rPr>
              <w:t>PFAS partition coefficient between water and sediment in reach</w:t>
            </w:r>
          </w:p>
        </w:tc>
      </w:tr>
      <w:tr w:rsidR="00311A95" w:rsidRPr="006A7023" w14:paraId="7895E559" w14:textId="77777777" w:rsidTr="00FB4DBD">
        <w:trPr>
          <w:trHeight w:val="290"/>
        </w:trPr>
        <w:tc>
          <w:tcPr>
            <w:tcW w:w="2300" w:type="dxa"/>
            <w:tcBorders>
              <w:top w:val="nil"/>
              <w:left w:val="nil"/>
              <w:bottom w:val="nil"/>
              <w:right w:val="nil"/>
            </w:tcBorders>
            <w:shd w:val="clear" w:color="auto" w:fill="auto"/>
            <w:noWrap/>
            <w:vAlign w:val="bottom"/>
            <w:hideMark/>
          </w:tcPr>
          <w:p w14:paraId="5473111E"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chpfas_mix</w:t>
            </w:r>
            <w:proofErr w:type="spellEnd"/>
          </w:p>
        </w:tc>
        <w:tc>
          <w:tcPr>
            <w:tcW w:w="7860" w:type="dxa"/>
            <w:tcBorders>
              <w:top w:val="nil"/>
              <w:left w:val="nil"/>
              <w:bottom w:val="nil"/>
              <w:right w:val="nil"/>
            </w:tcBorders>
            <w:shd w:val="clear" w:color="auto" w:fill="auto"/>
            <w:noWrap/>
            <w:vAlign w:val="center"/>
            <w:hideMark/>
          </w:tcPr>
          <w:p w14:paraId="5D64A189"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 xml:space="preserve">Mixing velocity (diffusion/dispersion) for </w:t>
            </w:r>
            <w:r>
              <w:rPr>
                <w:rFonts w:ascii="Times New Roman" w:hAnsi="Times New Roman" w:cs="Times New Roman"/>
                <w:sz w:val="20"/>
                <w:szCs w:val="20"/>
              </w:rPr>
              <w:t>PFAS</w:t>
            </w:r>
            <w:r w:rsidRPr="006A7023">
              <w:rPr>
                <w:rFonts w:ascii="Times New Roman" w:hAnsi="Times New Roman" w:cs="Times New Roman"/>
                <w:sz w:val="20"/>
                <w:szCs w:val="20"/>
              </w:rPr>
              <w:t xml:space="preserve"> in reach</w:t>
            </w:r>
          </w:p>
        </w:tc>
      </w:tr>
      <w:tr w:rsidR="00311A95" w:rsidRPr="006A7023" w14:paraId="3A6CA6E6" w14:textId="77777777" w:rsidTr="00FB4DBD">
        <w:trPr>
          <w:trHeight w:val="290"/>
        </w:trPr>
        <w:tc>
          <w:tcPr>
            <w:tcW w:w="2300" w:type="dxa"/>
            <w:tcBorders>
              <w:top w:val="nil"/>
              <w:left w:val="nil"/>
              <w:bottom w:val="nil"/>
              <w:right w:val="nil"/>
            </w:tcBorders>
            <w:shd w:val="clear" w:color="auto" w:fill="auto"/>
            <w:noWrap/>
            <w:vAlign w:val="bottom"/>
            <w:hideMark/>
          </w:tcPr>
          <w:p w14:paraId="298C8CB5"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chpfas_rsp</w:t>
            </w:r>
            <w:proofErr w:type="spellEnd"/>
          </w:p>
        </w:tc>
        <w:tc>
          <w:tcPr>
            <w:tcW w:w="7860" w:type="dxa"/>
            <w:tcBorders>
              <w:top w:val="nil"/>
              <w:left w:val="nil"/>
              <w:bottom w:val="nil"/>
              <w:right w:val="nil"/>
            </w:tcBorders>
            <w:shd w:val="clear" w:color="auto" w:fill="auto"/>
            <w:noWrap/>
            <w:vAlign w:val="center"/>
            <w:hideMark/>
          </w:tcPr>
          <w:p w14:paraId="0FFEBB85"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Resuspension velocity in reach for PFAS sorbed to sediment</w:t>
            </w:r>
          </w:p>
        </w:tc>
      </w:tr>
      <w:tr w:rsidR="00311A95" w:rsidRPr="006A7023" w14:paraId="73AC1361" w14:textId="77777777" w:rsidTr="00FB4DBD">
        <w:trPr>
          <w:trHeight w:val="290"/>
        </w:trPr>
        <w:tc>
          <w:tcPr>
            <w:tcW w:w="2300" w:type="dxa"/>
            <w:tcBorders>
              <w:top w:val="nil"/>
              <w:left w:val="nil"/>
              <w:bottom w:val="nil"/>
              <w:right w:val="nil"/>
            </w:tcBorders>
            <w:shd w:val="clear" w:color="auto" w:fill="auto"/>
            <w:noWrap/>
            <w:vAlign w:val="bottom"/>
            <w:hideMark/>
          </w:tcPr>
          <w:p w14:paraId="754B8744"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chpfas_stl</w:t>
            </w:r>
            <w:proofErr w:type="spellEnd"/>
          </w:p>
        </w:tc>
        <w:tc>
          <w:tcPr>
            <w:tcW w:w="7860" w:type="dxa"/>
            <w:tcBorders>
              <w:top w:val="nil"/>
              <w:left w:val="nil"/>
              <w:bottom w:val="nil"/>
              <w:right w:val="nil"/>
            </w:tcBorders>
            <w:shd w:val="clear" w:color="auto" w:fill="auto"/>
            <w:noWrap/>
            <w:vAlign w:val="center"/>
            <w:hideMark/>
          </w:tcPr>
          <w:p w14:paraId="6D912101"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Settling velocity in reach for PFAS sorbed to sediment</w:t>
            </w:r>
          </w:p>
        </w:tc>
      </w:tr>
      <w:tr w:rsidR="00311A95" w:rsidRPr="006A7023" w14:paraId="56BBD365" w14:textId="77777777" w:rsidTr="00FB4DBD">
        <w:trPr>
          <w:trHeight w:val="290"/>
        </w:trPr>
        <w:tc>
          <w:tcPr>
            <w:tcW w:w="2300" w:type="dxa"/>
            <w:tcBorders>
              <w:top w:val="nil"/>
              <w:left w:val="nil"/>
              <w:bottom w:val="nil"/>
              <w:right w:val="nil"/>
            </w:tcBorders>
            <w:shd w:val="clear" w:color="auto" w:fill="auto"/>
            <w:noWrap/>
            <w:vAlign w:val="bottom"/>
            <w:hideMark/>
          </w:tcPr>
          <w:p w14:paraId="2B705F5C"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hrupfasd</w:t>
            </w:r>
            <w:proofErr w:type="spellEnd"/>
            <w:r w:rsidRPr="006A7023">
              <w:rPr>
                <w:rFonts w:ascii="Times New Roman" w:hAnsi="Times New Roman" w:cs="Times New Roman"/>
                <w:color w:val="auto"/>
              </w:rPr>
              <w:t xml:space="preserve"> (hru,1,type)</w:t>
            </w:r>
          </w:p>
        </w:tc>
        <w:tc>
          <w:tcPr>
            <w:tcW w:w="7860" w:type="dxa"/>
            <w:tcBorders>
              <w:top w:val="nil"/>
              <w:left w:val="nil"/>
              <w:bottom w:val="nil"/>
              <w:right w:val="nil"/>
            </w:tcBorders>
            <w:shd w:val="clear" w:color="auto" w:fill="auto"/>
            <w:noWrap/>
            <w:vAlign w:val="center"/>
            <w:hideMark/>
          </w:tcPr>
          <w:p w14:paraId="11070E49"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type in surface runoff</w:t>
            </w:r>
          </w:p>
        </w:tc>
      </w:tr>
      <w:tr w:rsidR="00311A95" w:rsidRPr="006A7023" w14:paraId="50624A51" w14:textId="77777777" w:rsidTr="00FB4DBD">
        <w:trPr>
          <w:trHeight w:val="290"/>
        </w:trPr>
        <w:tc>
          <w:tcPr>
            <w:tcW w:w="2300" w:type="dxa"/>
            <w:tcBorders>
              <w:top w:val="nil"/>
              <w:left w:val="nil"/>
              <w:bottom w:val="nil"/>
              <w:right w:val="nil"/>
            </w:tcBorders>
            <w:shd w:val="clear" w:color="auto" w:fill="auto"/>
            <w:noWrap/>
            <w:vAlign w:val="bottom"/>
            <w:hideMark/>
          </w:tcPr>
          <w:p w14:paraId="7EA9B177"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hrupfasd</w:t>
            </w:r>
            <w:proofErr w:type="spellEnd"/>
            <w:r w:rsidRPr="006A7023">
              <w:rPr>
                <w:rFonts w:ascii="Times New Roman" w:hAnsi="Times New Roman" w:cs="Times New Roman"/>
                <w:color w:val="auto"/>
              </w:rPr>
              <w:t xml:space="preserve"> (hru,2,type)</w:t>
            </w:r>
          </w:p>
        </w:tc>
        <w:tc>
          <w:tcPr>
            <w:tcW w:w="7860" w:type="dxa"/>
            <w:tcBorders>
              <w:top w:val="nil"/>
              <w:left w:val="nil"/>
              <w:bottom w:val="nil"/>
              <w:right w:val="nil"/>
            </w:tcBorders>
            <w:shd w:val="clear" w:color="auto" w:fill="auto"/>
            <w:noWrap/>
            <w:vAlign w:val="center"/>
            <w:hideMark/>
          </w:tcPr>
          <w:p w14:paraId="4F0A1206"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type in surface runoff</w:t>
            </w:r>
          </w:p>
        </w:tc>
      </w:tr>
      <w:tr w:rsidR="00311A95" w:rsidRPr="006A7023" w14:paraId="7D3CD681" w14:textId="77777777" w:rsidTr="00FB4DBD">
        <w:trPr>
          <w:trHeight w:val="290"/>
        </w:trPr>
        <w:tc>
          <w:tcPr>
            <w:tcW w:w="2300" w:type="dxa"/>
            <w:tcBorders>
              <w:top w:val="nil"/>
              <w:left w:val="nil"/>
              <w:bottom w:val="nil"/>
              <w:right w:val="nil"/>
            </w:tcBorders>
            <w:shd w:val="clear" w:color="auto" w:fill="auto"/>
            <w:noWrap/>
            <w:vAlign w:val="bottom"/>
            <w:hideMark/>
          </w:tcPr>
          <w:p w14:paraId="65C9F2F8"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hrupfasd</w:t>
            </w:r>
            <w:proofErr w:type="spellEnd"/>
            <w:r w:rsidRPr="006A7023">
              <w:rPr>
                <w:rFonts w:ascii="Times New Roman" w:hAnsi="Times New Roman" w:cs="Times New Roman"/>
                <w:color w:val="auto"/>
              </w:rPr>
              <w:t xml:space="preserve"> (hru,3,type)</w:t>
            </w:r>
          </w:p>
        </w:tc>
        <w:tc>
          <w:tcPr>
            <w:tcW w:w="7860" w:type="dxa"/>
            <w:tcBorders>
              <w:top w:val="nil"/>
              <w:left w:val="nil"/>
              <w:bottom w:val="nil"/>
              <w:right w:val="nil"/>
            </w:tcBorders>
            <w:shd w:val="clear" w:color="auto" w:fill="auto"/>
            <w:noWrap/>
            <w:vAlign w:val="center"/>
            <w:hideMark/>
          </w:tcPr>
          <w:p w14:paraId="0F7B035E"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Total PFAS loading to stream in surface via sediment and surface runoff</w:t>
            </w:r>
          </w:p>
        </w:tc>
      </w:tr>
      <w:tr w:rsidR="00311A95" w:rsidRPr="006A7023" w14:paraId="3E7F3339" w14:textId="77777777" w:rsidTr="00FB4DBD">
        <w:trPr>
          <w:trHeight w:val="290"/>
        </w:trPr>
        <w:tc>
          <w:tcPr>
            <w:tcW w:w="2300" w:type="dxa"/>
            <w:tcBorders>
              <w:top w:val="nil"/>
              <w:left w:val="nil"/>
              <w:bottom w:val="nil"/>
              <w:right w:val="nil"/>
            </w:tcBorders>
            <w:shd w:val="clear" w:color="auto" w:fill="auto"/>
            <w:noWrap/>
            <w:vAlign w:val="bottom"/>
            <w:hideMark/>
          </w:tcPr>
          <w:p w14:paraId="21FE1D42"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hrupfasd</w:t>
            </w:r>
            <w:proofErr w:type="spellEnd"/>
            <w:r w:rsidRPr="006A7023">
              <w:rPr>
                <w:rFonts w:ascii="Times New Roman" w:hAnsi="Times New Roman" w:cs="Times New Roman"/>
                <w:color w:val="auto"/>
              </w:rPr>
              <w:t xml:space="preserve"> (hru,4, type)</w:t>
            </w:r>
          </w:p>
        </w:tc>
        <w:tc>
          <w:tcPr>
            <w:tcW w:w="7860" w:type="dxa"/>
            <w:tcBorders>
              <w:top w:val="nil"/>
              <w:left w:val="nil"/>
              <w:bottom w:val="nil"/>
              <w:right w:val="nil"/>
            </w:tcBorders>
            <w:shd w:val="clear" w:color="auto" w:fill="auto"/>
            <w:noWrap/>
            <w:vAlign w:val="center"/>
            <w:hideMark/>
          </w:tcPr>
          <w:p w14:paraId="2CB53356"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type in lateral flow</w:t>
            </w:r>
          </w:p>
        </w:tc>
      </w:tr>
      <w:tr w:rsidR="00311A95" w:rsidRPr="006A7023" w14:paraId="2F167A64" w14:textId="77777777" w:rsidTr="00FB4DBD">
        <w:trPr>
          <w:trHeight w:val="290"/>
        </w:trPr>
        <w:tc>
          <w:tcPr>
            <w:tcW w:w="2300" w:type="dxa"/>
            <w:tcBorders>
              <w:top w:val="nil"/>
              <w:left w:val="nil"/>
              <w:bottom w:val="nil"/>
              <w:right w:val="nil"/>
            </w:tcBorders>
            <w:shd w:val="clear" w:color="auto" w:fill="auto"/>
            <w:noWrap/>
            <w:vAlign w:val="bottom"/>
          </w:tcPr>
          <w:p w14:paraId="30DCE866"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hrupfasd</w:t>
            </w:r>
            <w:proofErr w:type="spellEnd"/>
            <w:r w:rsidRPr="006A7023">
              <w:rPr>
                <w:rFonts w:ascii="Times New Roman" w:hAnsi="Times New Roman" w:cs="Times New Roman"/>
                <w:color w:val="auto"/>
              </w:rPr>
              <w:t xml:space="preserve"> (hru,5, type)</w:t>
            </w:r>
          </w:p>
        </w:tc>
        <w:tc>
          <w:tcPr>
            <w:tcW w:w="7860" w:type="dxa"/>
            <w:tcBorders>
              <w:top w:val="nil"/>
              <w:left w:val="nil"/>
              <w:bottom w:val="nil"/>
              <w:right w:val="nil"/>
            </w:tcBorders>
            <w:shd w:val="clear" w:color="auto" w:fill="auto"/>
            <w:noWrap/>
            <w:vAlign w:val="center"/>
          </w:tcPr>
          <w:p w14:paraId="25CC70F7"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type in leaching to GW</w:t>
            </w:r>
          </w:p>
        </w:tc>
      </w:tr>
      <w:tr w:rsidR="00311A95" w:rsidRPr="006A7023" w14:paraId="1B3DDB8C" w14:textId="77777777" w:rsidTr="00FB4DBD">
        <w:trPr>
          <w:trHeight w:val="290"/>
        </w:trPr>
        <w:tc>
          <w:tcPr>
            <w:tcW w:w="2300" w:type="dxa"/>
            <w:tcBorders>
              <w:top w:val="nil"/>
              <w:left w:val="nil"/>
              <w:bottom w:val="nil"/>
              <w:right w:val="nil"/>
            </w:tcBorders>
            <w:shd w:val="clear" w:color="auto" w:fill="auto"/>
            <w:noWrap/>
            <w:vAlign w:val="center"/>
            <w:hideMark/>
          </w:tcPr>
          <w:p w14:paraId="0C620CD2" w14:textId="77777777" w:rsidR="00311A95" w:rsidRPr="006A7023" w:rsidRDefault="00311A95" w:rsidP="00FB4DBD">
            <w:pPr>
              <w:pStyle w:val="TableParagraph"/>
              <w:spacing w:line="360" w:lineRule="auto"/>
              <w:jc w:val="both"/>
              <w:rPr>
                <w:rFonts w:ascii="Times New Roman" w:hAnsi="Times New Roman" w:cs="Times New Roman"/>
                <w:sz w:val="20"/>
                <w:szCs w:val="20"/>
              </w:rPr>
            </w:pPr>
            <w:proofErr w:type="spellStart"/>
            <w:r w:rsidRPr="006A7023">
              <w:rPr>
                <w:rFonts w:ascii="Times New Roman" w:hAnsi="Times New Roman" w:cs="Times New Roman"/>
                <w:sz w:val="20"/>
                <w:szCs w:val="20"/>
              </w:rPr>
              <w:t>hrupfasm</w:t>
            </w:r>
            <w:proofErr w:type="spellEnd"/>
            <w:r w:rsidRPr="006A7023">
              <w:rPr>
                <w:rFonts w:ascii="Times New Roman" w:hAnsi="Times New Roman" w:cs="Times New Roman"/>
                <w:sz w:val="20"/>
                <w:szCs w:val="20"/>
              </w:rPr>
              <w:t xml:space="preserve"> (</w:t>
            </w:r>
            <w:r w:rsidRPr="006A7023">
              <w:rPr>
                <w:rFonts w:ascii="Times New Roman" w:hAnsi="Times New Roman" w:cs="Times New Roman"/>
                <w:color w:val="auto"/>
              </w:rPr>
              <w:t>hru</w:t>
            </w:r>
            <w:r w:rsidRPr="006A7023">
              <w:rPr>
                <w:rFonts w:ascii="Times New Roman" w:hAnsi="Times New Roman" w:cs="Times New Roman"/>
                <w:sz w:val="20"/>
                <w:szCs w:val="20"/>
              </w:rPr>
              <w:t>,1-4,</w:t>
            </w:r>
            <w:r w:rsidRPr="006A7023">
              <w:rPr>
                <w:rFonts w:ascii="Times New Roman" w:hAnsi="Times New Roman" w:cs="Times New Roman"/>
                <w:color w:val="auto"/>
              </w:rPr>
              <w:t xml:space="preserve"> type</w:t>
            </w:r>
            <w:r w:rsidRPr="006A7023">
              <w:rPr>
                <w:rFonts w:ascii="Times New Roman" w:hAnsi="Times New Roman" w:cs="Times New Roman"/>
                <w:sz w:val="20"/>
                <w:szCs w:val="20"/>
              </w:rPr>
              <w:t>)</w:t>
            </w:r>
          </w:p>
        </w:tc>
        <w:tc>
          <w:tcPr>
            <w:tcW w:w="7860" w:type="dxa"/>
            <w:tcBorders>
              <w:top w:val="nil"/>
              <w:left w:val="nil"/>
              <w:bottom w:val="nil"/>
              <w:right w:val="nil"/>
            </w:tcBorders>
            <w:shd w:val="clear" w:color="auto" w:fill="auto"/>
            <w:noWrap/>
            <w:vAlign w:val="center"/>
            <w:hideMark/>
          </w:tcPr>
          <w:p w14:paraId="28929A80"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type in surface runoff, sediment, total and lateral flow (monthly)</w:t>
            </w:r>
          </w:p>
        </w:tc>
      </w:tr>
      <w:tr w:rsidR="00311A95" w:rsidRPr="006A7023" w14:paraId="682753F6" w14:textId="77777777" w:rsidTr="00FB4DBD">
        <w:trPr>
          <w:trHeight w:val="290"/>
        </w:trPr>
        <w:tc>
          <w:tcPr>
            <w:tcW w:w="2300" w:type="dxa"/>
            <w:tcBorders>
              <w:top w:val="nil"/>
              <w:left w:val="nil"/>
              <w:bottom w:val="nil"/>
              <w:right w:val="nil"/>
            </w:tcBorders>
            <w:shd w:val="clear" w:color="auto" w:fill="auto"/>
            <w:noWrap/>
            <w:vAlign w:val="bottom"/>
            <w:hideMark/>
          </w:tcPr>
          <w:p w14:paraId="2F1C426E"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hrupfasa</w:t>
            </w:r>
            <w:proofErr w:type="spellEnd"/>
            <w:r w:rsidRPr="006A7023">
              <w:rPr>
                <w:rFonts w:ascii="Times New Roman" w:hAnsi="Times New Roman" w:cs="Times New Roman"/>
                <w:color w:val="auto"/>
              </w:rPr>
              <w:t xml:space="preserve"> </w:t>
            </w:r>
            <w:r w:rsidRPr="006A7023">
              <w:rPr>
                <w:rFonts w:ascii="Times New Roman" w:hAnsi="Times New Roman" w:cs="Times New Roman"/>
                <w:sz w:val="20"/>
                <w:szCs w:val="20"/>
              </w:rPr>
              <w:t>(</w:t>
            </w:r>
            <w:r w:rsidRPr="006A7023">
              <w:rPr>
                <w:rFonts w:ascii="Times New Roman" w:hAnsi="Times New Roman" w:cs="Times New Roman"/>
                <w:color w:val="auto"/>
              </w:rPr>
              <w:t>hru</w:t>
            </w:r>
            <w:r w:rsidRPr="006A7023">
              <w:rPr>
                <w:rFonts w:ascii="Times New Roman" w:hAnsi="Times New Roman" w:cs="Times New Roman"/>
                <w:sz w:val="20"/>
                <w:szCs w:val="20"/>
              </w:rPr>
              <w:t>,1-4,</w:t>
            </w:r>
            <w:r w:rsidRPr="006A7023">
              <w:rPr>
                <w:rFonts w:ascii="Times New Roman" w:hAnsi="Times New Roman" w:cs="Times New Roman"/>
                <w:color w:val="auto"/>
              </w:rPr>
              <w:t xml:space="preserve"> type</w:t>
            </w:r>
            <w:r w:rsidRPr="006A7023">
              <w:rPr>
                <w:rFonts w:ascii="Times New Roman" w:hAnsi="Times New Roman" w:cs="Times New Roman"/>
                <w:sz w:val="20"/>
                <w:szCs w:val="20"/>
              </w:rPr>
              <w:t>)</w:t>
            </w:r>
          </w:p>
        </w:tc>
        <w:tc>
          <w:tcPr>
            <w:tcW w:w="7860" w:type="dxa"/>
            <w:tcBorders>
              <w:top w:val="nil"/>
              <w:left w:val="nil"/>
              <w:bottom w:val="nil"/>
              <w:right w:val="nil"/>
            </w:tcBorders>
            <w:shd w:val="clear" w:color="auto" w:fill="auto"/>
            <w:noWrap/>
            <w:vAlign w:val="center"/>
            <w:hideMark/>
          </w:tcPr>
          <w:p w14:paraId="6A2D551E"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type in surface runoff, sediment, total and lateral flow (average annual)</w:t>
            </w:r>
          </w:p>
        </w:tc>
      </w:tr>
      <w:tr w:rsidR="00311A95" w:rsidRPr="006A7023" w14:paraId="7929AB42" w14:textId="77777777" w:rsidTr="00FB4DBD">
        <w:trPr>
          <w:trHeight w:val="290"/>
        </w:trPr>
        <w:tc>
          <w:tcPr>
            <w:tcW w:w="2300" w:type="dxa"/>
            <w:tcBorders>
              <w:top w:val="nil"/>
              <w:left w:val="nil"/>
              <w:bottom w:val="nil"/>
              <w:right w:val="nil"/>
            </w:tcBorders>
            <w:shd w:val="clear" w:color="auto" w:fill="auto"/>
            <w:noWrap/>
            <w:vAlign w:val="bottom"/>
            <w:hideMark/>
          </w:tcPr>
          <w:p w14:paraId="47CCEC11"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hrupfasy</w:t>
            </w:r>
            <w:proofErr w:type="spellEnd"/>
            <w:r w:rsidRPr="006A7023">
              <w:rPr>
                <w:rFonts w:ascii="Times New Roman" w:hAnsi="Times New Roman" w:cs="Times New Roman"/>
                <w:color w:val="auto"/>
              </w:rPr>
              <w:t xml:space="preserve"> </w:t>
            </w:r>
            <w:r w:rsidRPr="006A7023">
              <w:rPr>
                <w:rFonts w:ascii="Times New Roman" w:hAnsi="Times New Roman" w:cs="Times New Roman"/>
                <w:sz w:val="20"/>
                <w:szCs w:val="20"/>
              </w:rPr>
              <w:t>(</w:t>
            </w:r>
            <w:r w:rsidRPr="006A7023">
              <w:rPr>
                <w:rFonts w:ascii="Times New Roman" w:hAnsi="Times New Roman" w:cs="Times New Roman"/>
                <w:color w:val="auto"/>
              </w:rPr>
              <w:t>hru</w:t>
            </w:r>
            <w:r w:rsidRPr="006A7023">
              <w:rPr>
                <w:rFonts w:ascii="Times New Roman" w:hAnsi="Times New Roman" w:cs="Times New Roman"/>
                <w:sz w:val="20"/>
                <w:szCs w:val="20"/>
              </w:rPr>
              <w:t>,1-4,</w:t>
            </w:r>
            <w:r w:rsidRPr="006A7023">
              <w:rPr>
                <w:rFonts w:ascii="Times New Roman" w:hAnsi="Times New Roman" w:cs="Times New Roman"/>
                <w:color w:val="auto"/>
              </w:rPr>
              <w:t xml:space="preserve"> type</w:t>
            </w:r>
            <w:r w:rsidRPr="006A7023">
              <w:rPr>
                <w:rFonts w:ascii="Times New Roman" w:hAnsi="Times New Roman" w:cs="Times New Roman"/>
                <w:sz w:val="20"/>
                <w:szCs w:val="20"/>
              </w:rPr>
              <w:t>)</w:t>
            </w:r>
          </w:p>
        </w:tc>
        <w:tc>
          <w:tcPr>
            <w:tcW w:w="7860" w:type="dxa"/>
            <w:tcBorders>
              <w:top w:val="nil"/>
              <w:left w:val="nil"/>
              <w:bottom w:val="nil"/>
              <w:right w:val="nil"/>
            </w:tcBorders>
            <w:shd w:val="clear" w:color="auto" w:fill="auto"/>
            <w:noWrap/>
            <w:vAlign w:val="center"/>
            <w:hideMark/>
          </w:tcPr>
          <w:p w14:paraId="1B893101"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type in surface runoff, sediment, total and lateral flow (annual)</w:t>
            </w:r>
          </w:p>
        </w:tc>
      </w:tr>
      <w:tr w:rsidR="00311A95" w:rsidRPr="006A7023" w14:paraId="1823D1A3" w14:textId="77777777" w:rsidTr="00FB4DBD">
        <w:trPr>
          <w:trHeight w:val="290"/>
        </w:trPr>
        <w:tc>
          <w:tcPr>
            <w:tcW w:w="2300" w:type="dxa"/>
            <w:tcBorders>
              <w:top w:val="nil"/>
              <w:left w:val="nil"/>
              <w:bottom w:val="nil"/>
              <w:right w:val="nil"/>
            </w:tcBorders>
            <w:shd w:val="clear" w:color="auto" w:fill="auto"/>
            <w:noWrap/>
            <w:vAlign w:val="bottom"/>
            <w:hideMark/>
          </w:tcPr>
          <w:p w14:paraId="4E9BF026"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ipfasp</w:t>
            </w:r>
            <w:proofErr w:type="spellEnd"/>
          </w:p>
        </w:tc>
        <w:tc>
          <w:tcPr>
            <w:tcW w:w="7860" w:type="dxa"/>
            <w:tcBorders>
              <w:top w:val="nil"/>
              <w:left w:val="nil"/>
              <w:bottom w:val="nil"/>
              <w:right w:val="nil"/>
            </w:tcBorders>
            <w:shd w:val="clear" w:color="auto" w:fill="auto"/>
            <w:noWrap/>
            <w:vAlign w:val="center"/>
            <w:hideMark/>
          </w:tcPr>
          <w:p w14:paraId="4F58AE4E"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Print code for output.pfas file</w:t>
            </w:r>
          </w:p>
        </w:tc>
      </w:tr>
      <w:tr w:rsidR="00311A95" w:rsidRPr="006A7023" w14:paraId="3E8F23B9" w14:textId="77777777" w:rsidTr="00FB4DBD">
        <w:trPr>
          <w:trHeight w:val="290"/>
        </w:trPr>
        <w:tc>
          <w:tcPr>
            <w:tcW w:w="2300" w:type="dxa"/>
            <w:tcBorders>
              <w:top w:val="nil"/>
              <w:left w:val="nil"/>
              <w:bottom w:val="nil"/>
              <w:right w:val="nil"/>
            </w:tcBorders>
            <w:shd w:val="clear" w:color="auto" w:fill="auto"/>
            <w:noWrap/>
            <w:vAlign w:val="bottom"/>
            <w:hideMark/>
          </w:tcPr>
          <w:p w14:paraId="312E11E3"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irtpfas</w:t>
            </w:r>
            <w:proofErr w:type="spellEnd"/>
          </w:p>
        </w:tc>
        <w:tc>
          <w:tcPr>
            <w:tcW w:w="7860" w:type="dxa"/>
            <w:tcBorders>
              <w:top w:val="nil"/>
              <w:left w:val="nil"/>
              <w:bottom w:val="nil"/>
              <w:right w:val="nil"/>
            </w:tcBorders>
            <w:shd w:val="clear" w:color="auto" w:fill="auto"/>
            <w:noWrap/>
            <w:vAlign w:val="center"/>
            <w:hideMark/>
          </w:tcPr>
          <w:p w14:paraId="4F7109BB"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The PFAS number to be routed through the river network</w:t>
            </w:r>
          </w:p>
        </w:tc>
      </w:tr>
      <w:tr w:rsidR="00311A95" w:rsidRPr="006A7023" w14:paraId="4CB940A1" w14:textId="77777777" w:rsidTr="00FB4DBD">
        <w:trPr>
          <w:trHeight w:val="290"/>
        </w:trPr>
        <w:tc>
          <w:tcPr>
            <w:tcW w:w="2300" w:type="dxa"/>
            <w:tcBorders>
              <w:top w:val="nil"/>
              <w:left w:val="nil"/>
              <w:bottom w:val="nil"/>
              <w:right w:val="nil"/>
            </w:tcBorders>
            <w:shd w:val="clear" w:color="auto" w:fill="auto"/>
            <w:noWrap/>
            <w:vAlign w:val="bottom"/>
            <w:hideMark/>
          </w:tcPr>
          <w:p w14:paraId="145A536A"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lkpfas_conc</w:t>
            </w:r>
            <w:proofErr w:type="spellEnd"/>
          </w:p>
        </w:tc>
        <w:tc>
          <w:tcPr>
            <w:tcW w:w="7860" w:type="dxa"/>
            <w:tcBorders>
              <w:top w:val="nil"/>
              <w:left w:val="nil"/>
              <w:bottom w:val="nil"/>
              <w:right w:val="nil"/>
            </w:tcBorders>
            <w:shd w:val="clear" w:color="auto" w:fill="auto"/>
            <w:noWrap/>
            <w:vAlign w:val="center"/>
            <w:hideMark/>
          </w:tcPr>
          <w:p w14:paraId="683ECFDD"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concentration in lake water</w:t>
            </w:r>
          </w:p>
        </w:tc>
      </w:tr>
      <w:tr w:rsidR="00311A95" w:rsidRPr="006A7023" w14:paraId="3D69FD6B" w14:textId="77777777" w:rsidTr="00FB4DBD">
        <w:trPr>
          <w:trHeight w:val="290"/>
        </w:trPr>
        <w:tc>
          <w:tcPr>
            <w:tcW w:w="2300" w:type="dxa"/>
            <w:tcBorders>
              <w:top w:val="nil"/>
              <w:left w:val="nil"/>
              <w:bottom w:val="nil"/>
              <w:right w:val="nil"/>
            </w:tcBorders>
            <w:shd w:val="clear" w:color="auto" w:fill="auto"/>
            <w:noWrap/>
            <w:vAlign w:val="bottom"/>
            <w:hideMark/>
          </w:tcPr>
          <w:p w14:paraId="79F1372D"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lkpfas_koc</w:t>
            </w:r>
            <w:proofErr w:type="spellEnd"/>
          </w:p>
        </w:tc>
        <w:tc>
          <w:tcPr>
            <w:tcW w:w="7860" w:type="dxa"/>
            <w:tcBorders>
              <w:top w:val="nil"/>
              <w:left w:val="nil"/>
              <w:bottom w:val="nil"/>
              <w:right w:val="nil"/>
            </w:tcBorders>
            <w:shd w:val="clear" w:color="auto" w:fill="auto"/>
            <w:noWrap/>
            <w:vAlign w:val="center"/>
            <w:hideMark/>
          </w:tcPr>
          <w:p w14:paraId="35DEBF9F"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partition coefficient between water and sediment in lake water</w:t>
            </w:r>
          </w:p>
        </w:tc>
      </w:tr>
      <w:tr w:rsidR="00311A95" w:rsidRPr="006A7023" w14:paraId="00D5AAB4" w14:textId="77777777" w:rsidTr="00FB4DBD">
        <w:trPr>
          <w:trHeight w:val="290"/>
        </w:trPr>
        <w:tc>
          <w:tcPr>
            <w:tcW w:w="2300" w:type="dxa"/>
            <w:tcBorders>
              <w:top w:val="nil"/>
              <w:left w:val="nil"/>
              <w:bottom w:val="nil"/>
              <w:right w:val="nil"/>
            </w:tcBorders>
            <w:shd w:val="clear" w:color="auto" w:fill="auto"/>
            <w:noWrap/>
            <w:vAlign w:val="bottom"/>
            <w:hideMark/>
          </w:tcPr>
          <w:p w14:paraId="262BD6BA"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lkpfas_mass</w:t>
            </w:r>
            <w:proofErr w:type="spellEnd"/>
          </w:p>
        </w:tc>
        <w:tc>
          <w:tcPr>
            <w:tcW w:w="7860" w:type="dxa"/>
            <w:tcBorders>
              <w:top w:val="nil"/>
              <w:left w:val="nil"/>
              <w:bottom w:val="nil"/>
              <w:right w:val="nil"/>
            </w:tcBorders>
            <w:shd w:val="clear" w:color="auto" w:fill="auto"/>
            <w:noWrap/>
            <w:vAlign w:val="center"/>
            <w:hideMark/>
          </w:tcPr>
          <w:p w14:paraId="7AD963C6"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in lake water</w:t>
            </w:r>
          </w:p>
        </w:tc>
      </w:tr>
      <w:tr w:rsidR="00311A95" w:rsidRPr="006A7023" w14:paraId="1BEDAB3F" w14:textId="77777777" w:rsidTr="00FB4DBD">
        <w:trPr>
          <w:trHeight w:val="290"/>
        </w:trPr>
        <w:tc>
          <w:tcPr>
            <w:tcW w:w="2300" w:type="dxa"/>
            <w:tcBorders>
              <w:top w:val="nil"/>
              <w:left w:val="nil"/>
              <w:bottom w:val="nil"/>
              <w:right w:val="nil"/>
            </w:tcBorders>
            <w:shd w:val="clear" w:color="auto" w:fill="auto"/>
            <w:noWrap/>
            <w:vAlign w:val="bottom"/>
            <w:hideMark/>
          </w:tcPr>
          <w:p w14:paraId="200273F7"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lkpfas_mix</w:t>
            </w:r>
            <w:proofErr w:type="spellEnd"/>
          </w:p>
        </w:tc>
        <w:tc>
          <w:tcPr>
            <w:tcW w:w="7860" w:type="dxa"/>
            <w:tcBorders>
              <w:top w:val="nil"/>
              <w:left w:val="nil"/>
              <w:bottom w:val="nil"/>
              <w:right w:val="nil"/>
            </w:tcBorders>
            <w:shd w:val="clear" w:color="auto" w:fill="auto"/>
            <w:noWrap/>
            <w:vAlign w:val="center"/>
            <w:hideMark/>
          </w:tcPr>
          <w:p w14:paraId="19278388"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Mixing velocity (diffusion/dispersion) in lake water for PFAS</w:t>
            </w:r>
          </w:p>
        </w:tc>
      </w:tr>
      <w:tr w:rsidR="00311A95" w:rsidRPr="006A7023" w14:paraId="77577D4A" w14:textId="77777777" w:rsidTr="00FB4DBD">
        <w:trPr>
          <w:trHeight w:val="290"/>
        </w:trPr>
        <w:tc>
          <w:tcPr>
            <w:tcW w:w="2300" w:type="dxa"/>
            <w:tcBorders>
              <w:top w:val="nil"/>
              <w:left w:val="nil"/>
              <w:bottom w:val="nil"/>
              <w:right w:val="nil"/>
            </w:tcBorders>
            <w:shd w:val="clear" w:color="auto" w:fill="auto"/>
            <w:noWrap/>
            <w:vAlign w:val="bottom"/>
            <w:hideMark/>
          </w:tcPr>
          <w:p w14:paraId="07CF5FE0"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lkpfas_rsp</w:t>
            </w:r>
            <w:proofErr w:type="spellEnd"/>
          </w:p>
        </w:tc>
        <w:tc>
          <w:tcPr>
            <w:tcW w:w="7860" w:type="dxa"/>
            <w:tcBorders>
              <w:top w:val="nil"/>
              <w:left w:val="nil"/>
              <w:bottom w:val="nil"/>
              <w:right w:val="nil"/>
            </w:tcBorders>
            <w:shd w:val="clear" w:color="auto" w:fill="auto"/>
            <w:noWrap/>
            <w:vAlign w:val="center"/>
            <w:hideMark/>
          </w:tcPr>
          <w:p w14:paraId="399DD740"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Resuspension velocity in lake water for PFAS sorbed to sediment</w:t>
            </w:r>
          </w:p>
        </w:tc>
      </w:tr>
      <w:tr w:rsidR="00311A95" w:rsidRPr="006A7023" w14:paraId="18CC9AE0" w14:textId="77777777" w:rsidTr="00FB4DBD">
        <w:trPr>
          <w:trHeight w:val="290"/>
        </w:trPr>
        <w:tc>
          <w:tcPr>
            <w:tcW w:w="2300" w:type="dxa"/>
            <w:tcBorders>
              <w:top w:val="nil"/>
              <w:left w:val="nil"/>
              <w:bottom w:val="nil"/>
              <w:right w:val="nil"/>
            </w:tcBorders>
            <w:shd w:val="clear" w:color="auto" w:fill="auto"/>
            <w:noWrap/>
            <w:vAlign w:val="bottom"/>
            <w:hideMark/>
          </w:tcPr>
          <w:p w14:paraId="726E6987"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lkpfas_stl</w:t>
            </w:r>
            <w:proofErr w:type="spellEnd"/>
          </w:p>
        </w:tc>
        <w:tc>
          <w:tcPr>
            <w:tcW w:w="7860" w:type="dxa"/>
            <w:tcBorders>
              <w:top w:val="nil"/>
              <w:left w:val="nil"/>
              <w:bottom w:val="nil"/>
              <w:right w:val="nil"/>
            </w:tcBorders>
            <w:shd w:val="clear" w:color="auto" w:fill="auto"/>
            <w:noWrap/>
            <w:vAlign w:val="center"/>
            <w:hideMark/>
          </w:tcPr>
          <w:p w14:paraId="10D364BF"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 xml:space="preserve">Settling velocity in lake water for PFAS sorbed to sediment </w:t>
            </w:r>
          </w:p>
        </w:tc>
      </w:tr>
      <w:tr w:rsidR="00311A95" w:rsidRPr="006A7023" w14:paraId="08FE058D" w14:textId="77777777" w:rsidTr="00FB4DBD">
        <w:trPr>
          <w:trHeight w:val="290"/>
        </w:trPr>
        <w:tc>
          <w:tcPr>
            <w:tcW w:w="2300" w:type="dxa"/>
            <w:tcBorders>
              <w:top w:val="nil"/>
              <w:left w:val="nil"/>
              <w:bottom w:val="nil"/>
              <w:right w:val="nil"/>
            </w:tcBorders>
            <w:shd w:val="clear" w:color="auto" w:fill="auto"/>
            <w:noWrap/>
            <w:vAlign w:val="bottom"/>
            <w:hideMark/>
          </w:tcPr>
          <w:p w14:paraId="7C5E52A5"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lkspfas_act</w:t>
            </w:r>
            <w:proofErr w:type="spellEnd"/>
          </w:p>
        </w:tc>
        <w:tc>
          <w:tcPr>
            <w:tcW w:w="7860" w:type="dxa"/>
            <w:tcBorders>
              <w:top w:val="nil"/>
              <w:left w:val="nil"/>
              <w:bottom w:val="nil"/>
              <w:right w:val="nil"/>
            </w:tcBorders>
            <w:shd w:val="clear" w:color="auto" w:fill="auto"/>
            <w:noWrap/>
            <w:vAlign w:val="center"/>
            <w:hideMark/>
          </w:tcPr>
          <w:p w14:paraId="49958AE3"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Depth of active sediment layer in lake for PFAS</w:t>
            </w:r>
          </w:p>
        </w:tc>
      </w:tr>
      <w:tr w:rsidR="00311A95" w:rsidRPr="006A7023" w14:paraId="42881B51" w14:textId="77777777" w:rsidTr="00FB4DBD">
        <w:trPr>
          <w:trHeight w:val="290"/>
        </w:trPr>
        <w:tc>
          <w:tcPr>
            <w:tcW w:w="2300" w:type="dxa"/>
            <w:tcBorders>
              <w:top w:val="nil"/>
              <w:left w:val="nil"/>
              <w:bottom w:val="nil"/>
              <w:right w:val="nil"/>
            </w:tcBorders>
            <w:shd w:val="clear" w:color="auto" w:fill="auto"/>
            <w:noWrap/>
            <w:vAlign w:val="bottom"/>
            <w:hideMark/>
          </w:tcPr>
          <w:p w14:paraId="1427B8F5"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lastRenderedPageBreak/>
              <w:t>lkspfas_bry</w:t>
            </w:r>
            <w:proofErr w:type="spellEnd"/>
          </w:p>
        </w:tc>
        <w:tc>
          <w:tcPr>
            <w:tcW w:w="7860" w:type="dxa"/>
            <w:tcBorders>
              <w:top w:val="nil"/>
              <w:left w:val="nil"/>
              <w:bottom w:val="nil"/>
              <w:right w:val="nil"/>
            </w:tcBorders>
            <w:shd w:val="clear" w:color="auto" w:fill="auto"/>
            <w:noWrap/>
            <w:vAlign w:val="center"/>
            <w:hideMark/>
          </w:tcPr>
          <w:p w14:paraId="52EF5476"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burial velocity in lakebed sediment</w:t>
            </w:r>
          </w:p>
        </w:tc>
      </w:tr>
      <w:tr w:rsidR="00311A95" w:rsidRPr="006A7023" w14:paraId="6512FAAC" w14:textId="77777777" w:rsidTr="00FB4DBD">
        <w:trPr>
          <w:trHeight w:val="290"/>
        </w:trPr>
        <w:tc>
          <w:tcPr>
            <w:tcW w:w="2300" w:type="dxa"/>
            <w:tcBorders>
              <w:top w:val="nil"/>
              <w:left w:val="nil"/>
              <w:bottom w:val="nil"/>
              <w:right w:val="nil"/>
            </w:tcBorders>
            <w:shd w:val="clear" w:color="auto" w:fill="auto"/>
            <w:noWrap/>
            <w:vAlign w:val="bottom"/>
            <w:hideMark/>
          </w:tcPr>
          <w:p w14:paraId="7A8CD434"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lkspfas_conc</w:t>
            </w:r>
            <w:proofErr w:type="spellEnd"/>
          </w:p>
        </w:tc>
        <w:tc>
          <w:tcPr>
            <w:tcW w:w="7860" w:type="dxa"/>
            <w:tcBorders>
              <w:top w:val="nil"/>
              <w:left w:val="nil"/>
              <w:bottom w:val="nil"/>
              <w:right w:val="nil"/>
            </w:tcBorders>
            <w:shd w:val="clear" w:color="auto" w:fill="auto"/>
            <w:noWrap/>
            <w:vAlign w:val="center"/>
            <w:hideMark/>
          </w:tcPr>
          <w:p w14:paraId="07B5D0AC"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concentration in lakebed sediment</w:t>
            </w:r>
          </w:p>
        </w:tc>
      </w:tr>
      <w:tr w:rsidR="00311A95" w:rsidRPr="006A7023" w14:paraId="4C46B40A" w14:textId="77777777" w:rsidTr="00FB4DBD">
        <w:trPr>
          <w:trHeight w:val="290"/>
        </w:trPr>
        <w:tc>
          <w:tcPr>
            <w:tcW w:w="2300" w:type="dxa"/>
            <w:tcBorders>
              <w:top w:val="nil"/>
              <w:left w:val="nil"/>
              <w:bottom w:val="nil"/>
              <w:right w:val="nil"/>
            </w:tcBorders>
            <w:shd w:val="clear" w:color="auto" w:fill="auto"/>
            <w:noWrap/>
            <w:vAlign w:val="bottom"/>
            <w:hideMark/>
          </w:tcPr>
          <w:p w14:paraId="24278E6C"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mpfas</w:t>
            </w:r>
            <w:proofErr w:type="spellEnd"/>
          </w:p>
        </w:tc>
        <w:tc>
          <w:tcPr>
            <w:tcW w:w="7860" w:type="dxa"/>
            <w:tcBorders>
              <w:top w:val="nil"/>
              <w:left w:val="nil"/>
              <w:bottom w:val="nil"/>
              <w:right w:val="nil"/>
            </w:tcBorders>
            <w:shd w:val="clear" w:color="auto" w:fill="auto"/>
            <w:noWrap/>
            <w:vAlign w:val="center"/>
            <w:hideMark/>
          </w:tcPr>
          <w:p w14:paraId="1C8F9B54"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Max number of PFAS used in watershed</w:t>
            </w:r>
          </w:p>
        </w:tc>
      </w:tr>
      <w:tr w:rsidR="00311A95" w:rsidRPr="006A7023" w14:paraId="230BC1C3" w14:textId="77777777" w:rsidTr="00FB4DBD">
        <w:trPr>
          <w:trHeight w:val="290"/>
        </w:trPr>
        <w:tc>
          <w:tcPr>
            <w:tcW w:w="2300" w:type="dxa"/>
            <w:tcBorders>
              <w:top w:val="nil"/>
              <w:left w:val="nil"/>
              <w:bottom w:val="nil"/>
              <w:right w:val="nil"/>
            </w:tcBorders>
            <w:shd w:val="clear" w:color="auto" w:fill="auto"/>
            <w:noWrap/>
            <w:vAlign w:val="bottom"/>
            <w:hideMark/>
          </w:tcPr>
          <w:p w14:paraId="4F75CB42"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mpfasdp</w:t>
            </w:r>
            <w:proofErr w:type="spellEnd"/>
          </w:p>
        </w:tc>
        <w:tc>
          <w:tcPr>
            <w:tcW w:w="7860" w:type="dxa"/>
            <w:tcBorders>
              <w:top w:val="nil"/>
              <w:left w:val="nil"/>
              <w:bottom w:val="nil"/>
              <w:right w:val="nil"/>
            </w:tcBorders>
            <w:shd w:val="clear" w:color="auto" w:fill="auto"/>
            <w:noWrap/>
            <w:vAlign w:val="center"/>
            <w:hideMark/>
          </w:tcPr>
          <w:p w14:paraId="750384D4"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Max number of PFAS in PFAS.dat</w:t>
            </w:r>
          </w:p>
        </w:tc>
      </w:tr>
      <w:tr w:rsidR="00311A95" w:rsidRPr="006A7023" w14:paraId="5D85BAB3" w14:textId="77777777" w:rsidTr="00FB4DBD">
        <w:trPr>
          <w:trHeight w:val="290"/>
        </w:trPr>
        <w:tc>
          <w:tcPr>
            <w:tcW w:w="2300" w:type="dxa"/>
            <w:tcBorders>
              <w:top w:val="nil"/>
              <w:left w:val="nil"/>
              <w:bottom w:val="nil"/>
              <w:right w:val="nil"/>
            </w:tcBorders>
            <w:shd w:val="clear" w:color="auto" w:fill="auto"/>
            <w:noWrap/>
            <w:vAlign w:val="bottom"/>
            <w:hideMark/>
          </w:tcPr>
          <w:p w14:paraId="15151C5A"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pdvar</w:t>
            </w:r>
            <w:proofErr w:type="spellEnd"/>
            <w:r w:rsidRPr="006A7023">
              <w:rPr>
                <w:rFonts w:ascii="Times New Roman" w:hAnsi="Times New Roman" w:cs="Times New Roman"/>
                <w:color w:val="auto"/>
              </w:rPr>
              <w:t>(47)</w:t>
            </w:r>
          </w:p>
        </w:tc>
        <w:tc>
          <w:tcPr>
            <w:tcW w:w="7860" w:type="dxa"/>
            <w:tcBorders>
              <w:top w:val="nil"/>
              <w:left w:val="nil"/>
              <w:bottom w:val="nil"/>
              <w:right w:val="nil"/>
            </w:tcBorders>
            <w:shd w:val="clear" w:color="auto" w:fill="auto"/>
            <w:noWrap/>
            <w:vAlign w:val="center"/>
            <w:hideMark/>
          </w:tcPr>
          <w:p w14:paraId="65ED593F"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Soluble pfas into the river (mg)</w:t>
            </w:r>
          </w:p>
        </w:tc>
      </w:tr>
      <w:tr w:rsidR="00311A95" w:rsidRPr="006A7023" w14:paraId="1031734F" w14:textId="77777777" w:rsidTr="00FB4DBD">
        <w:trPr>
          <w:trHeight w:val="290"/>
        </w:trPr>
        <w:tc>
          <w:tcPr>
            <w:tcW w:w="2300" w:type="dxa"/>
            <w:tcBorders>
              <w:top w:val="nil"/>
              <w:left w:val="nil"/>
              <w:bottom w:val="nil"/>
              <w:right w:val="nil"/>
            </w:tcBorders>
            <w:shd w:val="clear" w:color="auto" w:fill="auto"/>
            <w:noWrap/>
            <w:vAlign w:val="bottom"/>
            <w:hideMark/>
          </w:tcPr>
          <w:p w14:paraId="6E5845AF"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pdvar</w:t>
            </w:r>
            <w:proofErr w:type="spellEnd"/>
            <w:r w:rsidRPr="006A7023">
              <w:rPr>
                <w:rFonts w:ascii="Times New Roman" w:hAnsi="Times New Roman" w:cs="Times New Roman"/>
                <w:color w:val="auto"/>
              </w:rPr>
              <w:t>(48)</w:t>
            </w:r>
          </w:p>
        </w:tc>
        <w:tc>
          <w:tcPr>
            <w:tcW w:w="7860" w:type="dxa"/>
            <w:tcBorders>
              <w:top w:val="nil"/>
              <w:left w:val="nil"/>
              <w:bottom w:val="nil"/>
              <w:right w:val="nil"/>
            </w:tcBorders>
            <w:shd w:val="clear" w:color="auto" w:fill="auto"/>
            <w:noWrap/>
            <w:vAlign w:val="center"/>
            <w:hideMark/>
          </w:tcPr>
          <w:p w14:paraId="4B76308D"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Soluble pfas out of the river (mg)</w:t>
            </w:r>
          </w:p>
        </w:tc>
      </w:tr>
      <w:tr w:rsidR="00311A95" w:rsidRPr="006A7023" w14:paraId="2BC34938" w14:textId="77777777" w:rsidTr="00FB4DBD">
        <w:trPr>
          <w:trHeight w:val="290"/>
        </w:trPr>
        <w:tc>
          <w:tcPr>
            <w:tcW w:w="2300" w:type="dxa"/>
            <w:tcBorders>
              <w:top w:val="nil"/>
              <w:left w:val="nil"/>
              <w:bottom w:val="nil"/>
              <w:right w:val="nil"/>
            </w:tcBorders>
            <w:shd w:val="clear" w:color="auto" w:fill="auto"/>
            <w:noWrap/>
            <w:vAlign w:val="bottom"/>
            <w:hideMark/>
          </w:tcPr>
          <w:p w14:paraId="54214842"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pdvar</w:t>
            </w:r>
            <w:proofErr w:type="spellEnd"/>
            <w:r w:rsidRPr="006A7023">
              <w:rPr>
                <w:rFonts w:ascii="Times New Roman" w:hAnsi="Times New Roman" w:cs="Times New Roman"/>
                <w:color w:val="auto"/>
              </w:rPr>
              <w:t>(49)</w:t>
            </w:r>
          </w:p>
        </w:tc>
        <w:tc>
          <w:tcPr>
            <w:tcW w:w="7860" w:type="dxa"/>
            <w:tcBorders>
              <w:top w:val="nil"/>
              <w:left w:val="nil"/>
              <w:bottom w:val="nil"/>
              <w:right w:val="nil"/>
            </w:tcBorders>
            <w:shd w:val="clear" w:color="auto" w:fill="auto"/>
            <w:noWrap/>
            <w:vAlign w:val="center"/>
            <w:hideMark/>
          </w:tcPr>
          <w:p w14:paraId="1BDDEC69"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sorbed PFAS transported into reach</w:t>
            </w:r>
          </w:p>
        </w:tc>
      </w:tr>
      <w:tr w:rsidR="00311A95" w:rsidRPr="006A7023" w14:paraId="29DE0DCD" w14:textId="77777777" w:rsidTr="00FB4DBD">
        <w:trPr>
          <w:trHeight w:val="290"/>
        </w:trPr>
        <w:tc>
          <w:tcPr>
            <w:tcW w:w="2300" w:type="dxa"/>
            <w:tcBorders>
              <w:top w:val="nil"/>
              <w:left w:val="nil"/>
              <w:bottom w:val="nil"/>
              <w:right w:val="nil"/>
            </w:tcBorders>
            <w:shd w:val="clear" w:color="auto" w:fill="auto"/>
            <w:noWrap/>
            <w:vAlign w:val="bottom"/>
            <w:hideMark/>
          </w:tcPr>
          <w:p w14:paraId="7DDCB159"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pdvar</w:t>
            </w:r>
            <w:proofErr w:type="spellEnd"/>
            <w:r w:rsidRPr="006A7023">
              <w:rPr>
                <w:rFonts w:ascii="Times New Roman" w:hAnsi="Times New Roman" w:cs="Times New Roman"/>
                <w:color w:val="auto"/>
              </w:rPr>
              <w:t>(50)</w:t>
            </w:r>
          </w:p>
        </w:tc>
        <w:tc>
          <w:tcPr>
            <w:tcW w:w="7860" w:type="dxa"/>
            <w:tcBorders>
              <w:top w:val="nil"/>
              <w:left w:val="nil"/>
              <w:bottom w:val="nil"/>
              <w:right w:val="nil"/>
            </w:tcBorders>
            <w:shd w:val="clear" w:color="auto" w:fill="auto"/>
            <w:noWrap/>
            <w:vAlign w:val="center"/>
            <w:hideMark/>
          </w:tcPr>
          <w:p w14:paraId="168C9287"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sorbed PFAS transported out of reach</w:t>
            </w:r>
          </w:p>
        </w:tc>
      </w:tr>
      <w:tr w:rsidR="00311A95" w:rsidRPr="006A7023" w14:paraId="4BF2F7C8" w14:textId="77777777" w:rsidTr="00FB4DBD">
        <w:trPr>
          <w:trHeight w:val="290"/>
        </w:trPr>
        <w:tc>
          <w:tcPr>
            <w:tcW w:w="2300" w:type="dxa"/>
            <w:tcBorders>
              <w:top w:val="nil"/>
              <w:left w:val="nil"/>
              <w:bottom w:val="nil"/>
              <w:right w:val="nil"/>
            </w:tcBorders>
            <w:shd w:val="clear" w:color="auto" w:fill="auto"/>
            <w:noWrap/>
            <w:vAlign w:val="bottom"/>
            <w:hideMark/>
          </w:tcPr>
          <w:p w14:paraId="46C43342"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pdvar</w:t>
            </w:r>
            <w:proofErr w:type="spellEnd"/>
            <w:r w:rsidRPr="006A7023">
              <w:rPr>
                <w:rFonts w:ascii="Times New Roman" w:hAnsi="Times New Roman" w:cs="Times New Roman"/>
                <w:color w:val="auto"/>
              </w:rPr>
              <w:t>(51)</w:t>
            </w:r>
          </w:p>
        </w:tc>
        <w:tc>
          <w:tcPr>
            <w:tcW w:w="7860" w:type="dxa"/>
            <w:tcBorders>
              <w:top w:val="nil"/>
              <w:left w:val="nil"/>
              <w:bottom w:val="nil"/>
              <w:right w:val="nil"/>
            </w:tcBorders>
            <w:shd w:val="clear" w:color="auto" w:fill="auto"/>
            <w:noWrap/>
            <w:vAlign w:val="center"/>
            <w:hideMark/>
          </w:tcPr>
          <w:p w14:paraId="6FEF573F"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 xml:space="preserve">Amount of PFAS stored in </w:t>
            </w:r>
            <w:proofErr w:type="gramStart"/>
            <w:r w:rsidRPr="006A7023">
              <w:rPr>
                <w:rFonts w:ascii="Times New Roman" w:hAnsi="Times New Roman" w:cs="Times New Roman"/>
                <w:sz w:val="20"/>
                <w:szCs w:val="20"/>
              </w:rPr>
              <w:t>river bed</w:t>
            </w:r>
            <w:proofErr w:type="gramEnd"/>
            <w:r w:rsidRPr="006A7023">
              <w:rPr>
                <w:rFonts w:ascii="Times New Roman" w:hAnsi="Times New Roman" w:cs="Times New Roman"/>
                <w:sz w:val="20"/>
                <w:szCs w:val="20"/>
              </w:rPr>
              <w:t>- writing variable</w:t>
            </w:r>
          </w:p>
        </w:tc>
      </w:tr>
      <w:tr w:rsidR="00311A95" w:rsidRPr="006A7023" w14:paraId="408A891A" w14:textId="77777777" w:rsidTr="00FB4DBD">
        <w:trPr>
          <w:trHeight w:val="290"/>
        </w:trPr>
        <w:tc>
          <w:tcPr>
            <w:tcW w:w="2300" w:type="dxa"/>
            <w:tcBorders>
              <w:top w:val="nil"/>
              <w:left w:val="nil"/>
              <w:bottom w:val="nil"/>
              <w:right w:val="nil"/>
            </w:tcBorders>
            <w:shd w:val="clear" w:color="auto" w:fill="auto"/>
            <w:noWrap/>
            <w:vAlign w:val="bottom"/>
            <w:hideMark/>
          </w:tcPr>
          <w:p w14:paraId="4318A313"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pdvar</w:t>
            </w:r>
            <w:proofErr w:type="spellEnd"/>
            <w:r w:rsidRPr="006A7023">
              <w:rPr>
                <w:rFonts w:ascii="Times New Roman" w:hAnsi="Times New Roman" w:cs="Times New Roman"/>
                <w:color w:val="auto"/>
              </w:rPr>
              <w:t>(52)</w:t>
            </w:r>
          </w:p>
        </w:tc>
        <w:tc>
          <w:tcPr>
            <w:tcW w:w="7860" w:type="dxa"/>
            <w:tcBorders>
              <w:top w:val="nil"/>
              <w:left w:val="nil"/>
              <w:bottom w:val="nil"/>
              <w:right w:val="nil"/>
            </w:tcBorders>
            <w:shd w:val="clear" w:color="auto" w:fill="auto"/>
            <w:noWrap/>
            <w:vAlign w:val="center"/>
            <w:hideMark/>
          </w:tcPr>
          <w:p w14:paraId="2334ED91"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in sediment layer lost through burial - writing variable</w:t>
            </w:r>
          </w:p>
        </w:tc>
      </w:tr>
      <w:tr w:rsidR="00311A95" w:rsidRPr="006A7023" w14:paraId="615D7CA2" w14:textId="77777777" w:rsidTr="00FB4DBD">
        <w:trPr>
          <w:trHeight w:val="290"/>
        </w:trPr>
        <w:tc>
          <w:tcPr>
            <w:tcW w:w="2300" w:type="dxa"/>
            <w:tcBorders>
              <w:top w:val="nil"/>
              <w:left w:val="nil"/>
              <w:bottom w:val="nil"/>
              <w:right w:val="nil"/>
            </w:tcBorders>
            <w:shd w:val="clear" w:color="auto" w:fill="auto"/>
            <w:noWrap/>
            <w:vAlign w:val="bottom"/>
            <w:hideMark/>
          </w:tcPr>
          <w:p w14:paraId="1DBA717B"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pdvar</w:t>
            </w:r>
            <w:proofErr w:type="spellEnd"/>
            <w:r w:rsidRPr="006A7023">
              <w:rPr>
                <w:rFonts w:ascii="Times New Roman" w:hAnsi="Times New Roman" w:cs="Times New Roman"/>
                <w:color w:val="auto"/>
              </w:rPr>
              <w:t>(53)</w:t>
            </w:r>
          </w:p>
        </w:tc>
        <w:tc>
          <w:tcPr>
            <w:tcW w:w="7860" w:type="dxa"/>
            <w:tcBorders>
              <w:top w:val="nil"/>
              <w:left w:val="nil"/>
              <w:bottom w:val="nil"/>
              <w:right w:val="nil"/>
            </w:tcBorders>
            <w:shd w:val="clear" w:color="auto" w:fill="auto"/>
            <w:noWrap/>
            <w:vAlign w:val="center"/>
            <w:hideMark/>
          </w:tcPr>
          <w:p w14:paraId="14A036A8"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diffusing from reach to bed sediment- writing variable</w:t>
            </w:r>
          </w:p>
        </w:tc>
      </w:tr>
      <w:tr w:rsidR="00311A95" w:rsidRPr="006A7023" w14:paraId="52886F12" w14:textId="77777777" w:rsidTr="00FB4DBD">
        <w:trPr>
          <w:trHeight w:val="290"/>
        </w:trPr>
        <w:tc>
          <w:tcPr>
            <w:tcW w:w="2300" w:type="dxa"/>
            <w:tcBorders>
              <w:top w:val="nil"/>
              <w:left w:val="nil"/>
              <w:bottom w:val="nil"/>
              <w:right w:val="nil"/>
            </w:tcBorders>
            <w:shd w:val="clear" w:color="auto" w:fill="auto"/>
            <w:noWrap/>
            <w:vAlign w:val="bottom"/>
            <w:hideMark/>
          </w:tcPr>
          <w:p w14:paraId="5A833621"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pdvar</w:t>
            </w:r>
            <w:proofErr w:type="spellEnd"/>
            <w:r w:rsidRPr="006A7023">
              <w:rPr>
                <w:rFonts w:ascii="Times New Roman" w:hAnsi="Times New Roman" w:cs="Times New Roman"/>
                <w:color w:val="auto"/>
              </w:rPr>
              <w:t>(54)</w:t>
            </w:r>
          </w:p>
        </w:tc>
        <w:tc>
          <w:tcPr>
            <w:tcW w:w="7860" w:type="dxa"/>
            <w:tcBorders>
              <w:top w:val="nil"/>
              <w:left w:val="nil"/>
              <w:bottom w:val="nil"/>
              <w:right w:val="nil"/>
            </w:tcBorders>
            <w:shd w:val="clear" w:color="auto" w:fill="auto"/>
            <w:noWrap/>
            <w:vAlign w:val="center"/>
            <w:hideMark/>
          </w:tcPr>
          <w:p w14:paraId="76C083AD"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resuspended from bed sediment to reach- writing variable</w:t>
            </w:r>
          </w:p>
        </w:tc>
      </w:tr>
      <w:tr w:rsidR="00311A95" w:rsidRPr="006A7023" w14:paraId="5F87A8F8" w14:textId="77777777" w:rsidTr="00FB4DBD">
        <w:trPr>
          <w:trHeight w:val="290"/>
        </w:trPr>
        <w:tc>
          <w:tcPr>
            <w:tcW w:w="2300" w:type="dxa"/>
            <w:tcBorders>
              <w:top w:val="nil"/>
              <w:left w:val="nil"/>
              <w:bottom w:val="nil"/>
              <w:right w:val="nil"/>
            </w:tcBorders>
            <w:shd w:val="clear" w:color="auto" w:fill="auto"/>
            <w:noWrap/>
            <w:vAlign w:val="bottom"/>
            <w:hideMark/>
          </w:tcPr>
          <w:p w14:paraId="5719DCAE"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pdvar</w:t>
            </w:r>
            <w:proofErr w:type="spellEnd"/>
            <w:r w:rsidRPr="006A7023">
              <w:rPr>
                <w:rFonts w:ascii="Times New Roman" w:hAnsi="Times New Roman" w:cs="Times New Roman"/>
                <w:color w:val="auto"/>
              </w:rPr>
              <w:t>(55)</w:t>
            </w:r>
          </w:p>
        </w:tc>
        <w:tc>
          <w:tcPr>
            <w:tcW w:w="7860" w:type="dxa"/>
            <w:tcBorders>
              <w:top w:val="nil"/>
              <w:left w:val="nil"/>
              <w:bottom w:val="nil"/>
              <w:right w:val="nil"/>
            </w:tcBorders>
            <w:shd w:val="clear" w:color="auto" w:fill="auto"/>
            <w:noWrap/>
            <w:vAlign w:val="center"/>
            <w:hideMark/>
          </w:tcPr>
          <w:p w14:paraId="1633E292"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settling out of reach to bed sediment during simulation- writing variable</w:t>
            </w:r>
          </w:p>
        </w:tc>
      </w:tr>
      <w:tr w:rsidR="00311A95" w:rsidRPr="006A7023" w14:paraId="46E79540" w14:textId="77777777" w:rsidTr="00FB4DBD">
        <w:trPr>
          <w:trHeight w:val="290"/>
        </w:trPr>
        <w:tc>
          <w:tcPr>
            <w:tcW w:w="2300" w:type="dxa"/>
            <w:tcBorders>
              <w:top w:val="nil"/>
              <w:left w:val="nil"/>
              <w:bottom w:val="nil"/>
              <w:right w:val="nil"/>
            </w:tcBorders>
            <w:shd w:val="clear" w:color="auto" w:fill="auto"/>
            <w:noWrap/>
            <w:vAlign w:val="bottom"/>
            <w:hideMark/>
          </w:tcPr>
          <w:p w14:paraId="726A1931"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PFASbry</w:t>
            </w:r>
            <w:proofErr w:type="spellEnd"/>
          </w:p>
        </w:tc>
        <w:tc>
          <w:tcPr>
            <w:tcW w:w="7860" w:type="dxa"/>
            <w:tcBorders>
              <w:top w:val="nil"/>
              <w:left w:val="nil"/>
              <w:bottom w:val="nil"/>
              <w:right w:val="nil"/>
            </w:tcBorders>
            <w:shd w:val="clear" w:color="auto" w:fill="auto"/>
            <w:noWrap/>
            <w:vAlign w:val="center"/>
            <w:hideMark/>
          </w:tcPr>
          <w:p w14:paraId="6B556A9A"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Loss of PFAS from active sediment layer by burial</w:t>
            </w:r>
          </w:p>
        </w:tc>
      </w:tr>
      <w:tr w:rsidR="00311A95" w:rsidRPr="006A7023" w14:paraId="760581CC" w14:textId="77777777" w:rsidTr="00FB4DBD">
        <w:trPr>
          <w:trHeight w:val="290"/>
        </w:trPr>
        <w:tc>
          <w:tcPr>
            <w:tcW w:w="2300" w:type="dxa"/>
            <w:tcBorders>
              <w:top w:val="nil"/>
              <w:left w:val="nil"/>
              <w:bottom w:val="nil"/>
              <w:right w:val="nil"/>
            </w:tcBorders>
            <w:shd w:val="clear" w:color="auto" w:fill="auto"/>
            <w:noWrap/>
            <w:vAlign w:val="bottom"/>
            <w:hideMark/>
          </w:tcPr>
          <w:p w14:paraId="3D55831B"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pfasdb</w:t>
            </w:r>
            <w:proofErr w:type="spellEnd"/>
          </w:p>
        </w:tc>
        <w:tc>
          <w:tcPr>
            <w:tcW w:w="7860" w:type="dxa"/>
            <w:tcBorders>
              <w:top w:val="nil"/>
              <w:left w:val="nil"/>
              <w:bottom w:val="nil"/>
              <w:right w:val="nil"/>
            </w:tcBorders>
            <w:shd w:val="clear" w:color="auto" w:fill="auto"/>
            <w:noWrap/>
            <w:vAlign w:val="center"/>
            <w:hideMark/>
          </w:tcPr>
          <w:p w14:paraId="149367E5"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 xml:space="preserve">Name of PFAS database input file(pfas.dat) </w:t>
            </w:r>
          </w:p>
        </w:tc>
      </w:tr>
      <w:tr w:rsidR="00311A95" w:rsidRPr="006A7023" w14:paraId="0F9AD303" w14:textId="77777777" w:rsidTr="00FB4DBD">
        <w:trPr>
          <w:trHeight w:val="290"/>
        </w:trPr>
        <w:tc>
          <w:tcPr>
            <w:tcW w:w="2300" w:type="dxa"/>
            <w:tcBorders>
              <w:top w:val="nil"/>
              <w:left w:val="nil"/>
              <w:bottom w:val="nil"/>
              <w:right w:val="nil"/>
            </w:tcBorders>
            <w:shd w:val="clear" w:color="auto" w:fill="auto"/>
            <w:noWrap/>
            <w:vAlign w:val="bottom"/>
            <w:hideMark/>
          </w:tcPr>
          <w:p w14:paraId="4C51657F"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PFASdfs</w:t>
            </w:r>
            <w:proofErr w:type="spellEnd"/>
          </w:p>
        </w:tc>
        <w:tc>
          <w:tcPr>
            <w:tcW w:w="7860" w:type="dxa"/>
            <w:tcBorders>
              <w:top w:val="nil"/>
              <w:left w:val="nil"/>
              <w:bottom w:val="nil"/>
              <w:right w:val="nil"/>
            </w:tcBorders>
            <w:shd w:val="clear" w:color="auto" w:fill="auto"/>
            <w:noWrap/>
            <w:vAlign w:val="center"/>
            <w:hideMark/>
          </w:tcPr>
          <w:p w14:paraId="69AF92AC"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diffusion of PFAS from sediment to lake</w:t>
            </w:r>
          </w:p>
        </w:tc>
      </w:tr>
      <w:tr w:rsidR="00311A95" w:rsidRPr="006A7023" w14:paraId="3E8A8553" w14:textId="77777777" w:rsidTr="00FB4DBD">
        <w:trPr>
          <w:trHeight w:val="290"/>
        </w:trPr>
        <w:tc>
          <w:tcPr>
            <w:tcW w:w="2300" w:type="dxa"/>
            <w:tcBorders>
              <w:top w:val="nil"/>
              <w:left w:val="nil"/>
              <w:bottom w:val="nil"/>
              <w:right w:val="nil"/>
            </w:tcBorders>
            <w:shd w:val="clear" w:color="auto" w:fill="auto"/>
            <w:noWrap/>
            <w:vAlign w:val="center"/>
            <w:hideMark/>
          </w:tcPr>
          <w:p w14:paraId="419DDD9A"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pfasin</w:t>
            </w:r>
            <w:proofErr w:type="spellEnd"/>
          </w:p>
        </w:tc>
        <w:tc>
          <w:tcPr>
            <w:tcW w:w="7860" w:type="dxa"/>
            <w:tcBorders>
              <w:top w:val="nil"/>
              <w:left w:val="nil"/>
              <w:bottom w:val="nil"/>
              <w:right w:val="nil"/>
            </w:tcBorders>
            <w:shd w:val="clear" w:color="auto" w:fill="auto"/>
            <w:noWrap/>
            <w:vAlign w:val="center"/>
            <w:hideMark/>
          </w:tcPr>
          <w:p w14:paraId="604B29AC"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total PFAS transported into reach</w:t>
            </w:r>
          </w:p>
        </w:tc>
      </w:tr>
      <w:tr w:rsidR="00311A95" w:rsidRPr="006A7023" w14:paraId="0E73AE39" w14:textId="77777777" w:rsidTr="00FB4DBD">
        <w:trPr>
          <w:trHeight w:val="290"/>
        </w:trPr>
        <w:tc>
          <w:tcPr>
            <w:tcW w:w="2300" w:type="dxa"/>
            <w:tcBorders>
              <w:top w:val="nil"/>
              <w:left w:val="nil"/>
              <w:bottom w:val="nil"/>
              <w:right w:val="nil"/>
            </w:tcBorders>
            <w:shd w:val="clear" w:color="auto" w:fill="auto"/>
            <w:noWrap/>
            <w:vAlign w:val="bottom"/>
            <w:hideMark/>
          </w:tcPr>
          <w:p w14:paraId="632992D3"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pfasname</w:t>
            </w:r>
            <w:proofErr w:type="spellEnd"/>
          </w:p>
        </w:tc>
        <w:tc>
          <w:tcPr>
            <w:tcW w:w="7860" w:type="dxa"/>
            <w:tcBorders>
              <w:top w:val="nil"/>
              <w:left w:val="nil"/>
              <w:bottom w:val="nil"/>
              <w:right w:val="nil"/>
            </w:tcBorders>
            <w:shd w:val="clear" w:color="auto" w:fill="auto"/>
            <w:noWrap/>
            <w:vAlign w:val="center"/>
            <w:hideMark/>
          </w:tcPr>
          <w:p w14:paraId="4CF2820B"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name of PFAS</w:t>
            </w:r>
          </w:p>
        </w:tc>
      </w:tr>
      <w:tr w:rsidR="00311A95" w:rsidRPr="006A7023" w14:paraId="3BCC7D5A" w14:textId="77777777" w:rsidTr="00FB4DBD">
        <w:trPr>
          <w:trHeight w:val="290"/>
        </w:trPr>
        <w:tc>
          <w:tcPr>
            <w:tcW w:w="2300" w:type="dxa"/>
            <w:tcBorders>
              <w:top w:val="nil"/>
              <w:left w:val="nil"/>
              <w:bottom w:val="nil"/>
              <w:right w:val="nil"/>
            </w:tcBorders>
            <w:shd w:val="clear" w:color="auto" w:fill="auto"/>
            <w:noWrap/>
            <w:vAlign w:val="bottom"/>
            <w:hideMark/>
          </w:tcPr>
          <w:p w14:paraId="06EF8C77"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rchaao</w:t>
            </w:r>
            <w:proofErr w:type="spellEnd"/>
            <w:r w:rsidRPr="006A7023">
              <w:rPr>
                <w:rFonts w:ascii="Times New Roman" w:hAnsi="Times New Roman" w:cs="Times New Roman"/>
                <w:color w:val="auto"/>
              </w:rPr>
              <w:t>(45,river)</w:t>
            </w:r>
          </w:p>
        </w:tc>
        <w:tc>
          <w:tcPr>
            <w:tcW w:w="7860" w:type="dxa"/>
            <w:tcBorders>
              <w:top w:val="nil"/>
              <w:left w:val="nil"/>
              <w:bottom w:val="nil"/>
              <w:right w:val="nil"/>
            </w:tcBorders>
            <w:shd w:val="clear" w:color="auto" w:fill="auto"/>
            <w:noWrap/>
            <w:vAlign w:val="center"/>
            <w:hideMark/>
          </w:tcPr>
          <w:p w14:paraId="2EEC56D9"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soluble PFAS transported into reach during simulation- writing variable</w:t>
            </w:r>
          </w:p>
        </w:tc>
      </w:tr>
      <w:tr w:rsidR="00311A95" w:rsidRPr="006A7023" w14:paraId="2ABBB634" w14:textId="77777777" w:rsidTr="00FB4DBD">
        <w:trPr>
          <w:trHeight w:val="290"/>
        </w:trPr>
        <w:tc>
          <w:tcPr>
            <w:tcW w:w="2300" w:type="dxa"/>
            <w:tcBorders>
              <w:top w:val="nil"/>
              <w:left w:val="nil"/>
              <w:bottom w:val="nil"/>
              <w:right w:val="nil"/>
            </w:tcBorders>
            <w:shd w:val="clear" w:color="auto" w:fill="auto"/>
            <w:noWrap/>
            <w:vAlign w:val="bottom"/>
            <w:hideMark/>
          </w:tcPr>
          <w:p w14:paraId="2EF1BA37"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rchaao</w:t>
            </w:r>
            <w:proofErr w:type="spellEnd"/>
            <w:r w:rsidRPr="006A7023">
              <w:rPr>
                <w:rFonts w:ascii="Times New Roman" w:hAnsi="Times New Roman" w:cs="Times New Roman"/>
                <w:color w:val="auto"/>
              </w:rPr>
              <w:t>(46,river)</w:t>
            </w:r>
          </w:p>
        </w:tc>
        <w:tc>
          <w:tcPr>
            <w:tcW w:w="7860" w:type="dxa"/>
            <w:tcBorders>
              <w:top w:val="nil"/>
              <w:left w:val="nil"/>
              <w:bottom w:val="nil"/>
              <w:right w:val="nil"/>
            </w:tcBorders>
            <w:shd w:val="clear" w:color="auto" w:fill="auto"/>
            <w:noWrap/>
            <w:vAlign w:val="center"/>
            <w:hideMark/>
          </w:tcPr>
          <w:p w14:paraId="0A81A5A1"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soluble PFAS transported out of reach during simulation- writing variable</w:t>
            </w:r>
          </w:p>
        </w:tc>
      </w:tr>
      <w:tr w:rsidR="00311A95" w:rsidRPr="006A7023" w14:paraId="3F94547B" w14:textId="77777777" w:rsidTr="00FB4DBD">
        <w:trPr>
          <w:trHeight w:val="290"/>
        </w:trPr>
        <w:tc>
          <w:tcPr>
            <w:tcW w:w="2300" w:type="dxa"/>
            <w:tcBorders>
              <w:top w:val="nil"/>
              <w:left w:val="nil"/>
              <w:bottom w:val="nil"/>
              <w:right w:val="nil"/>
            </w:tcBorders>
            <w:shd w:val="clear" w:color="auto" w:fill="auto"/>
            <w:noWrap/>
            <w:vAlign w:val="bottom"/>
            <w:hideMark/>
          </w:tcPr>
          <w:p w14:paraId="7E49C2E0"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rchaao</w:t>
            </w:r>
            <w:proofErr w:type="spellEnd"/>
            <w:r w:rsidRPr="006A7023">
              <w:rPr>
                <w:rFonts w:ascii="Times New Roman" w:hAnsi="Times New Roman" w:cs="Times New Roman"/>
                <w:color w:val="auto"/>
              </w:rPr>
              <w:t>(47,river)</w:t>
            </w:r>
          </w:p>
        </w:tc>
        <w:tc>
          <w:tcPr>
            <w:tcW w:w="7860" w:type="dxa"/>
            <w:tcBorders>
              <w:top w:val="nil"/>
              <w:left w:val="nil"/>
              <w:bottom w:val="nil"/>
              <w:right w:val="nil"/>
            </w:tcBorders>
            <w:shd w:val="clear" w:color="auto" w:fill="auto"/>
            <w:noWrap/>
            <w:vAlign w:val="center"/>
            <w:hideMark/>
          </w:tcPr>
          <w:p w14:paraId="6EC61158"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sorbed PFAS transported into reach during simulation- writing variable</w:t>
            </w:r>
          </w:p>
        </w:tc>
      </w:tr>
      <w:tr w:rsidR="00311A95" w:rsidRPr="006A7023" w14:paraId="47D37FD4" w14:textId="77777777" w:rsidTr="00FB4DBD">
        <w:trPr>
          <w:trHeight w:val="290"/>
        </w:trPr>
        <w:tc>
          <w:tcPr>
            <w:tcW w:w="2300" w:type="dxa"/>
            <w:tcBorders>
              <w:top w:val="nil"/>
              <w:left w:val="nil"/>
              <w:bottom w:val="nil"/>
              <w:right w:val="nil"/>
            </w:tcBorders>
            <w:shd w:val="clear" w:color="auto" w:fill="auto"/>
            <w:noWrap/>
            <w:vAlign w:val="bottom"/>
            <w:hideMark/>
          </w:tcPr>
          <w:p w14:paraId="3879C1BC"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rchaao</w:t>
            </w:r>
            <w:proofErr w:type="spellEnd"/>
            <w:r w:rsidRPr="006A7023">
              <w:rPr>
                <w:rFonts w:ascii="Times New Roman" w:hAnsi="Times New Roman" w:cs="Times New Roman"/>
                <w:color w:val="auto"/>
              </w:rPr>
              <w:t>(48,river)</w:t>
            </w:r>
          </w:p>
        </w:tc>
        <w:tc>
          <w:tcPr>
            <w:tcW w:w="7860" w:type="dxa"/>
            <w:tcBorders>
              <w:top w:val="nil"/>
              <w:left w:val="nil"/>
              <w:bottom w:val="nil"/>
              <w:right w:val="nil"/>
            </w:tcBorders>
            <w:shd w:val="clear" w:color="auto" w:fill="auto"/>
            <w:noWrap/>
            <w:vAlign w:val="center"/>
            <w:hideMark/>
          </w:tcPr>
          <w:p w14:paraId="320A14FA"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sorbed PFAS transported out of reach during simulation- writing variable</w:t>
            </w:r>
          </w:p>
        </w:tc>
      </w:tr>
      <w:tr w:rsidR="00311A95" w:rsidRPr="006A7023" w14:paraId="67DF1288" w14:textId="77777777" w:rsidTr="00FB4DBD">
        <w:trPr>
          <w:trHeight w:val="290"/>
        </w:trPr>
        <w:tc>
          <w:tcPr>
            <w:tcW w:w="2300" w:type="dxa"/>
            <w:tcBorders>
              <w:top w:val="nil"/>
              <w:left w:val="nil"/>
              <w:bottom w:val="nil"/>
              <w:right w:val="nil"/>
            </w:tcBorders>
            <w:shd w:val="clear" w:color="auto" w:fill="auto"/>
            <w:noWrap/>
            <w:vAlign w:val="bottom"/>
            <w:hideMark/>
          </w:tcPr>
          <w:p w14:paraId="17DBCD06"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rchaao</w:t>
            </w:r>
            <w:proofErr w:type="spellEnd"/>
            <w:r w:rsidRPr="006A7023">
              <w:rPr>
                <w:rFonts w:ascii="Times New Roman" w:hAnsi="Times New Roman" w:cs="Times New Roman"/>
                <w:color w:val="auto"/>
              </w:rPr>
              <w:t>(49,river)</w:t>
            </w:r>
          </w:p>
        </w:tc>
        <w:tc>
          <w:tcPr>
            <w:tcW w:w="7860" w:type="dxa"/>
            <w:tcBorders>
              <w:top w:val="nil"/>
              <w:left w:val="nil"/>
              <w:bottom w:val="nil"/>
              <w:right w:val="nil"/>
            </w:tcBorders>
            <w:shd w:val="clear" w:color="auto" w:fill="auto"/>
            <w:noWrap/>
            <w:vAlign w:val="center"/>
            <w:hideMark/>
          </w:tcPr>
          <w:p w14:paraId="66550CF5"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in sediment layer lost through burial during simulation- writing variable</w:t>
            </w:r>
          </w:p>
        </w:tc>
      </w:tr>
      <w:tr w:rsidR="00311A95" w:rsidRPr="006A7023" w14:paraId="578A31CF" w14:textId="77777777" w:rsidTr="00FB4DBD">
        <w:trPr>
          <w:trHeight w:val="290"/>
        </w:trPr>
        <w:tc>
          <w:tcPr>
            <w:tcW w:w="2300" w:type="dxa"/>
            <w:tcBorders>
              <w:top w:val="nil"/>
              <w:left w:val="nil"/>
              <w:bottom w:val="nil"/>
              <w:right w:val="nil"/>
            </w:tcBorders>
            <w:shd w:val="clear" w:color="auto" w:fill="auto"/>
            <w:noWrap/>
            <w:vAlign w:val="bottom"/>
            <w:hideMark/>
          </w:tcPr>
          <w:p w14:paraId="73D6CB16"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rchaao</w:t>
            </w:r>
            <w:proofErr w:type="spellEnd"/>
            <w:r w:rsidRPr="006A7023">
              <w:rPr>
                <w:rFonts w:ascii="Times New Roman" w:hAnsi="Times New Roman" w:cs="Times New Roman"/>
                <w:color w:val="auto"/>
              </w:rPr>
              <w:t>(50,river)</w:t>
            </w:r>
          </w:p>
        </w:tc>
        <w:tc>
          <w:tcPr>
            <w:tcW w:w="7860" w:type="dxa"/>
            <w:tcBorders>
              <w:top w:val="nil"/>
              <w:left w:val="nil"/>
              <w:bottom w:val="nil"/>
              <w:right w:val="nil"/>
            </w:tcBorders>
            <w:shd w:val="clear" w:color="auto" w:fill="auto"/>
            <w:noWrap/>
            <w:vAlign w:val="center"/>
            <w:hideMark/>
          </w:tcPr>
          <w:p w14:paraId="123A0979"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diffusing from reach to bed sediment during simulation- writing variable</w:t>
            </w:r>
          </w:p>
        </w:tc>
      </w:tr>
      <w:tr w:rsidR="00311A95" w:rsidRPr="006A7023" w14:paraId="7305371A" w14:textId="77777777" w:rsidTr="00FB4DBD">
        <w:trPr>
          <w:trHeight w:val="290"/>
        </w:trPr>
        <w:tc>
          <w:tcPr>
            <w:tcW w:w="2300" w:type="dxa"/>
            <w:tcBorders>
              <w:top w:val="nil"/>
              <w:left w:val="nil"/>
              <w:bottom w:val="nil"/>
              <w:right w:val="nil"/>
            </w:tcBorders>
            <w:shd w:val="clear" w:color="auto" w:fill="auto"/>
            <w:noWrap/>
            <w:vAlign w:val="bottom"/>
            <w:hideMark/>
          </w:tcPr>
          <w:p w14:paraId="6BA5BDA5"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lastRenderedPageBreak/>
              <w:t>rchaao</w:t>
            </w:r>
            <w:proofErr w:type="spellEnd"/>
            <w:r w:rsidRPr="006A7023">
              <w:rPr>
                <w:rFonts w:ascii="Times New Roman" w:hAnsi="Times New Roman" w:cs="Times New Roman"/>
                <w:color w:val="auto"/>
              </w:rPr>
              <w:t>(51,river)</w:t>
            </w:r>
          </w:p>
        </w:tc>
        <w:tc>
          <w:tcPr>
            <w:tcW w:w="7860" w:type="dxa"/>
            <w:tcBorders>
              <w:top w:val="nil"/>
              <w:left w:val="nil"/>
              <w:bottom w:val="nil"/>
              <w:right w:val="nil"/>
            </w:tcBorders>
            <w:shd w:val="clear" w:color="auto" w:fill="auto"/>
            <w:noWrap/>
            <w:vAlign w:val="center"/>
            <w:hideMark/>
          </w:tcPr>
          <w:p w14:paraId="50694EEA"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resuspended from bed sediment to reach during simulation- writing variable</w:t>
            </w:r>
          </w:p>
        </w:tc>
      </w:tr>
      <w:tr w:rsidR="00311A95" w:rsidRPr="006A7023" w14:paraId="220B4D7B" w14:textId="77777777" w:rsidTr="00FB4DBD">
        <w:trPr>
          <w:trHeight w:val="290"/>
        </w:trPr>
        <w:tc>
          <w:tcPr>
            <w:tcW w:w="2300" w:type="dxa"/>
            <w:tcBorders>
              <w:top w:val="nil"/>
              <w:left w:val="nil"/>
              <w:bottom w:val="nil"/>
              <w:right w:val="nil"/>
            </w:tcBorders>
            <w:shd w:val="clear" w:color="auto" w:fill="auto"/>
            <w:noWrap/>
            <w:vAlign w:val="bottom"/>
            <w:hideMark/>
          </w:tcPr>
          <w:p w14:paraId="2A1FE751"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rchaao</w:t>
            </w:r>
            <w:proofErr w:type="spellEnd"/>
            <w:r w:rsidRPr="006A7023">
              <w:rPr>
                <w:rFonts w:ascii="Times New Roman" w:hAnsi="Times New Roman" w:cs="Times New Roman"/>
                <w:color w:val="auto"/>
              </w:rPr>
              <w:t>(52,river)</w:t>
            </w:r>
          </w:p>
        </w:tc>
        <w:tc>
          <w:tcPr>
            <w:tcW w:w="7860" w:type="dxa"/>
            <w:tcBorders>
              <w:top w:val="nil"/>
              <w:left w:val="nil"/>
              <w:bottom w:val="nil"/>
              <w:right w:val="nil"/>
            </w:tcBorders>
            <w:shd w:val="clear" w:color="auto" w:fill="auto"/>
            <w:noWrap/>
            <w:vAlign w:val="center"/>
            <w:hideMark/>
          </w:tcPr>
          <w:p w14:paraId="24F9E678"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settling out of reach to bed sediment during simulation- writing variable</w:t>
            </w:r>
          </w:p>
        </w:tc>
      </w:tr>
      <w:tr w:rsidR="00311A95" w:rsidRPr="006A7023" w14:paraId="483A195B" w14:textId="77777777" w:rsidTr="00FB4DBD">
        <w:trPr>
          <w:trHeight w:val="290"/>
        </w:trPr>
        <w:tc>
          <w:tcPr>
            <w:tcW w:w="2300" w:type="dxa"/>
            <w:tcBorders>
              <w:top w:val="nil"/>
              <w:left w:val="nil"/>
              <w:bottom w:val="nil"/>
              <w:right w:val="nil"/>
            </w:tcBorders>
            <w:shd w:val="clear" w:color="auto" w:fill="auto"/>
            <w:noWrap/>
            <w:vAlign w:val="bottom"/>
            <w:hideMark/>
          </w:tcPr>
          <w:p w14:paraId="26A830E4"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rchdy</w:t>
            </w:r>
            <w:proofErr w:type="spellEnd"/>
            <w:r w:rsidRPr="006A7023">
              <w:rPr>
                <w:rFonts w:ascii="Times New Roman" w:hAnsi="Times New Roman" w:cs="Times New Roman"/>
                <w:color w:val="auto"/>
              </w:rPr>
              <w:t>(61)</w:t>
            </w:r>
          </w:p>
        </w:tc>
        <w:tc>
          <w:tcPr>
            <w:tcW w:w="7860" w:type="dxa"/>
            <w:tcBorders>
              <w:top w:val="nil"/>
              <w:left w:val="nil"/>
              <w:bottom w:val="nil"/>
              <w:right w:val="nil"/>
            </w:tcBorders>
            <w:shd w:val="clear" w:color="auto" w:fill="auto"/>
            <w:noWrap/>
            <w:vAlign w:val="center"/>
            <w:hideMark/>
          </w:tcPr>
          <w:p w14:paraId="1D686010"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soluble PFAS transported into reach on day</w:t>
            </w:r>
          </w:p>
        </w:tc>
      </w:tr>
      <w:tr w:rsidR="00311A95" w:rsidRPr="006A7023" w14:paraId="7DA500E7" w14:textId="77777777" w:rsidTr="00FB4DBD">
        <w:trPr>
          <w:trHeight w:val="290"/>
        </w:trPr>
        <w:tc>
          <w:tcPr>
            <w:tcW w:w="2300" w:type="dxa"/>
            <w:tcBorders>
              <w:top w:val="nil"/>
              <w:left w:val="nil"/>
              <w:bottom w:val="nil"/>
              <w:right w:val="nil"/>
            </w:tcBorders>
            <w:shd w:val="clear" w:color="auto" w:fill="auto"/>
            <w:noWrap/>
            <w:vAlign w:val="bottom"/>
            <w:hideMark/>
          </w:tcPr>
          <w:p w14:paraId="77EBA633"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rchdy</w:t>
            </w:r>
            <w:proofErr w:type="spellEnd"/>
            <w:r w:rsidRPr="006A7023">
              <w:rPr>
                <w:rFonts w:ascii="Times New Roman" w:hAnsi="Times New Roman" w:cs="Times New Roman"/>
                <w:color w:val="auto"/>
              </w:rPr>
              <w:t>(62)</w:t>
            </w:r>
          </w:p>
        </w:tc>
        <w:tc>
          <w:tcPr>
            <w:tcW w:w="7860" w:type="dxa"/>
            <w:tcBorders>
              <w:top w:val="nil"/>
              <w:left w:val="nil"/>
              <w:bottom w:val="nil"/>
              <w:right w:val="nil"/>
            </w:tcBorders>
            <w:shd w:val="clear" w:color="auto" w:fill="auto"/>
            <w:noWrap/>
            <w:vAlign w:val="center"/>
            <w:hideMark/>
          </w:tcPr>
          <w:p w14:paraId="2653F32E"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soluble PFAS transported out of reach on day</w:t>
            </w:r>
          </w:p>
        </w:tc>
      </w:tr>
      <w:tr w:rsidR="00311A95" w:rsidRPr="006A7023" w14:paraId="197812C9" w14:textId="77777777" w:rsidTr="00FB4DBD">
        <w:trPr>
          <w:trHeight w:val="290"/>
        </w:trPr>
        <w:tc>
          <w:tcPr>
            <w:tcW w:w="2300" w:type="dxa"/>
            <w:tcBorders>
              <w:top w:val="nil"/>
              <w:left w:val="nil"/>
              <w:bottom w:val="nil"/>
              <w:right w:val="nil"/>
            </w:tcBorders>
            <w:shd w:val="clear" w:color="auto" w:fill="auto"/>
            <w:noWrap/>
            <w:vAlign w:val="bottom"/>
            <w:hideMark/>
          </w:tcPr>
          <w:p w14:paraId="3E208BEA"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rchdy</w:t>
            </w:r>
            <w:proofErr w:type="spellEnd"/>
            <w:r w:rsidRPr="006A7023">
              <w:rPr>
                <w:rFonts w:ascii="Times New Roman" w:hAnsi="Times New Roman" w:cs="Times New Roman"/>
                <w:color w:val="auto"/>
              </w:rPr>
              <w:t>(63)</w:t>
            </w:r>
          </w:p>
        </w:tc>
        <w:tc>
          <w:tcPr>
            <w:tcW w:w="7860" w:type="dxa"/>
            <w:tcBorders>
              <w:top w:val="nil"/>
              <w:left w:val="nil"/>
              <w:bottom w:val="nil"/>
              <w:right w:val="nil"/>
            </w:tcBorders>
            <w:shd w:val="clear" w:color="auto" w:fill="auto"/>
            <w:noWrap/>
            <w:vAlign w:val="center"/>
            <w:hideMark/>
          </w:tcPr>
          <w:p w14:paraId="01A45C5D"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sorbed PFAS transported into reach on day</w:t>
            </w:r>
          </w:p>
        </w:tc>
      </w:tr>
      <w:tr w:rsidR="00311A95" w:rsidRPr="006A7023" w14:paraId="7666D596" w14:textId="77777777" w:rsidTr="00FB4DBD">
        <w:trPr>
          <w:trHeight w:val="290"/>
        </w:trPr>
        <w:tc>
          <w:tcPr>
            <w:tcW w:w="2300" w:type="dxa"/>
            <w:tcBorders>
              <w:top w:val="nil"/>
              <w:left w:val="nil"/>
              <w:bottom w:val="nil"/>
              <w:right w:val="nil"/>
            </w:tcBorders>
            <w:shd w:val="clear" w:color="auto" w:fill="auto"/>
            <w:noWrap/>
            <w:vAlign w:val="bottom"/>
            <w:hideMark/>
          </w:tcPr>
          <w:p w14:paraId="2E7568F0"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rchdy</w:t>
            </w:r>
            <w:proofErr w:type="spellEnd"/>
            <w:r w:rsidRPr="006A7023">
              <w:rPr>
                <w:rFonts w:ascii="Times New Roman" w:hAnsi="Times New Roman" w:cs="Times New Roman"/>
                <w:color w:val="auto"/>
              </w:rPr>
              <w:t>(64)</w:t>
            </w:r>
          </w:p>
        </w:tc>
        <w:tc>
          <w:tcPr>
            <w:tcW w:w="7860" w:type="dxa"/>
            <w:tcBorders>
              <w:top w:val="nil"/>
              <w:left w:val="nil"/>
              <w:bottom w:val="nil"/>
              <w:right w:val="nil"/>
            </w:tcBorders>
            <w:shd w:val="clear" w:color="auto" w:fill="auto"/>
            <w:noWrap/>
            <w:vAlign w:val="center"/>
            <w:hideMark/>
          </w:tcPr>
          <w:p w14:paraId="69477BD7"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sorbed PFAS transported out of reach on day</w:t>
            </w:r>
          </w:p>
        </w:tc>
      </w:tr>
      <w:tr w:rsidR="00311A95" w:rsidRPr="006A7023" w14:paraId="50259522" w14:textId="77777777" w:rsidTr="00FB4DBD">
        <w:trPr>
          <w:trHeight w:val="290"/>
        </w:trPr>
        <w:tc>
          <w:tcPr>
            <w:tcW w:w="2300" w:type="dxa"/>
            <w:tcBorders>
              <w:top w:val="nil"/>
              <w:left w:val="nil"/>
              <w:bottom w:val="nil"/>
              <w:right w:val="nil"/>
            </w:tcBorders>
            <w:shd w:val="clear" w:color="auto" w:fill="auto"/>
            <w:noWrap/>
            <w:vAlign w:val="bottom"/>
            <w:hideMark/>
          </w:tcPr>
          <w:p w14:paraId="621CC1FE"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rchdy</w:t>
            </w:r>
            <w:proofErr w:type="spellEnd"/>
            <w:r w:rsidRPr="006A7023">
              <w:rPr>
                <w:rFonts w:ascii="Times New Roman" w:hAnsi="Times New Roman" w:cs="Times New Roman"/>
                <w:color w:val="auto"/>
              </w:rPr>
              <w:t>(65)</w:t>
            </w:r>
          </w:p>
        </w:tc>
        <w:tc>
          <w:tcPr>
            <w:tcW w:w="7860" w:type="dxa"/>
            <w:tcBorders>
              <w:top w:val="nil"/>
              <w:left w:val="nil"/>
              <w:bottom w:val="nil"/>
              <w:right w:val="nil"/>
            </w:tcBorders>
            <w:shd w:val="clear" w:color="auto" w:fill="auto"/>
            <w:noWrap/>
            <w:vAlign w:val="center"/>
            <w:hideMark/>
          </w:tcPr>
          <w:p w14:paraId="044B19B3"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 xml:space="preserve">amount of PFAS stored in </w:t>
            </w:r>
            <w:proofErr w:type="gramStart"/>
            <w:r w:rsidRPr="006A7023">
              <w:rPr>
                <w:rFonts w:ascii="Times New Roman" w:hAnsi="Times New Roman" w:cs="Times New Roman"/>
                <w:sz w:val="20"/>
                <w:szCs w:val="20"/>
              </w:rPr>
              <w:t>river bed</w:t>
            </w:r>
            <w:proofErr w:type="gramEnd"/>
            <w:r w:rsidRPr="006A7023">
              <w:rPr>
                <w:rFonts w:ascii="Times New Roman" w:hAnsi="Times New Roman" w:cs="Times New Roman"/>
                <w:sz w:val="20"/>
                <w:szCs w:val="20"/>
              </w:rPr>
              <w:t xml:space="preserve"> sediments</w:t>
            </w:r>
          </w:p>
        </w:tc>
      </w:tr>
      <w:tr w:rsidR="00311A95" w:rsidRPr="006A7023" w14:paraId="67626BE2" w14:textId="77777777" w:rsidTr="00FB4DBD">
        <w:trPr>
          <w:trHeight w:val="290"/>
        </w:trPr>
        <w:tc>
          <w:tcPr>
            <w:tcW w:w="2300" w:type="dxa"/>
            <w:tcBorders>
              <w:top w:val="nil"/>
              <w:left w:val="nil"/>
              <w:bottom w:val="nil"/>
              <w:right w:val="nil"/>
            </w:tcBorders>
            <w:shd w:val="clear" w:color="auto" w:fill="auto"/>
            <w:noWrap/>
            <w:vAlign w:val="bottom"/>
            <w:hideMark/>
          </w:tcPr>
          <w:p w14:paraId="4CD72087"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rchdy</w:t>
            </w:r>
            <w:proofErr w:type="spellEnd"/>
            <w:r w:rsidRPr="006A7023">
              <w:rPr>
                <w:rFonts w:ascii="Times New Roman" w:hAnsi="Times New Roman" w:cs="Times New Roman"/>
                <w:color w:val="auto"/>
              </w:rPr>
              <w:t>(66)</w:t>
            </w:r>
          </w:p>
        </w:tc>
        <w:tc>
          <w:tcPr>
            <w:tcW w:w="7860" w:type="dxa"/>
            <w:tcBorders>
              <w:top w:val="nil"/>
              <w:left w:val="nil"/>
              <w:bottom w:val="nil"/>
              <w:right w:val="nil"/>
            </w:tcBorders>
            <w:shd w:val="clear" w:color="auto" w:fill="auto"/>
            <w:noWrap/>
            <w:vAlign w:val="center"/>
            <w:hideMark/>
          </w:tcPr>
          <w:p w14:paraId="7407B973"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in sediment layer lost through burial on day</w:t>
            </w:r>
          </w:p>
        </w:tc>
      </w:tr>
      <w:tr w:rsidR="00311A95" w:rsidRPr="006A7023" w14:paraId="343FA49B" w14:textId="77777777" w:rsidTr="00FB4DBD">
        <w:trPr>
          <w:trHeight w:val="290"/>
        </w:trPr>
        <w:tc>
          <w:tcPr>
            <w:tcW w:w="2300" w:type="dxa"/>
            <w:tcBorders>
              <w:top w:val="nil"/>
              <w:left w:val="nil"/>
              <w:bottom w:val="nil"/>
              <w:right w:val="nil"/>
            </w:tcBorders>
            <w:shd w:val="clear" w:color="auto" w:fill="auto"/>
            <w:noWrap/>
            <w:vAlign w:val="bottom"/>
            <w:hideMark/>
          </w:tcPr>
          <w:p w14:paraId="45D1A7B9"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rchdy</w:t>
            </w:r>
            <w:proofErr w:type="spellEnd"/>
            <w:r w:rsidRPr="006A7023">
              <w:rPr>
                <w:rFonts w:ascii="Times New Roman" w:hAnsi="Times New Roman" w:cs="Times New Roman"/>
                <w:color w:val="auto"/>
              </w:rPr>
              <w:t>(67)</w:t>
            </w:r>
          </w:p>
        </w:tc>
        <w:tc>
          <w:tcPr>
            <w:tcW w:w="7860" w:type="dxa"/>
            <w:tcBorders>
              <w:top w:val="nil"/>
              <w:left w:val="nil"/>
              <w:bottom w:val="nil"/>
              <w:right w:val="nil"/>
            </w:tcBorders>
            <w:shd w:val="clear" w:color="auto" w:fill="auto"/>
            <w:noWrap/>
            <w:vAlign w:val="center"/>
            <w:hideMark/>
          </w:tcPr>
          <w:p w14:paraId="171C5042"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diffusing from reach to bed sediment on day</w:t>
            </w:r>
          </w:p>
        </w:tc>
      </w:tr>
      <w:tr w:rsidR="00311A95" w:rsidRPr="006A7023" w14:paraId="0D86392A" w14:textId="77777777" w:rsidTr="00FB4DBD">
        <w:trPr>
          <w:trHeight w:val="290"/>
        </w:trPr>
        <w:tc>
          <w:tcPr>
            <w:tcW w:w="2300" w:type="dxa"/>
            <w:tcBorders>
              <w:top w:val="nil"/>
              <w:left w:val="nil"/>
              <w:bottom w:val="nil"/>
              <w:right w:val="nil"/>
            </w:tcBorders>
            <w:shd w:val="clear" w:color="auto" w:fill="auto"/>
            <w:noWrap/>
            <w:vAlign w:val="bottom"/>
            <w:hideMark/>
          </w:tcPr>
          <w:p w14:paraId="089AA3BB"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rchdy</w:t>
            </w:r>
            <w:proofErr w:type="spellEnd"/>
            <w:r w:rsidRPr="006A7023">
              <w:rPr>
                <w:rFonts w:ascii="Times New Roman" w:hAnsi="Times New Roman" w:cs="Times New Roman"/>
                <w:color w:val="auto"/>
              </w:rPr>
              <w:t>(68)</w:t>
            </w:r>
          </w:p>
        </w:tc>
        <w:tc>
          <w:tcPr>
            <w:tcW w:w="7860" w:type="dxa"/>
            <w:tcBorders>
              <w:top w:val="nil"/>
              <w:left w:val="nil"/>
              <w:bottom w:val="nil"/>
              <w:right w:val="nil"/>
            </w:tcBorders>
            <w:shd w:val="clear" w:color="auto" w:fill="auto"/>
            <w:noWrap/>
            <w:vAlign w:val="center"/>
            <w:hideMark/>
          </w:tcPr>
          <w:p w14:paraId="2F87F31C"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resuspended from bed sediment to reach on day</w:t>
            </w:r>
          </w:p>
        </w:tc>
      </w:tr>
      <w:tr w:rsidR="00311A95" w:rsidRPr="006A7023" w14:paraId="28481CB5" w14:textId="77777777" w:rsidTr="00FB4DBD">
        <w:trPr>
          <w:trHeight w:val="290"/>
        </w:trPr>
        <w:tc>
          <w:tcPr>
            <w:tcW w:w="2300" w:type="dxa"/>
            <w:tcBorders>
              <w:top w:val="nil"/>
              <w:left w:val="nil"/>
              <w:bottom w:val="nil"/>
              <w:right w:val="nil"/>
            </w:tcBorders>
            <w:shd w:val="clear" w:color="auto" w:fill="auto"/>
            <w:noWrap/>
            <w:vAlign w:val="bottom"/>
            <w:hideMark/>
          </w:tcPr>
          <w:p w14:paraId="714BB860"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rchdy</w:t>
            </w:r>
            <w:proofErr w:type="spellEnd"/>
            <w:r w:rsidRPr="006A7023">
              <w:rPr>
                <w:rFonts w:ascii="Times New Roman" w:hAnsi="Times New Roman" w:cs="Times New Roman"/>
                <w:color w:val="auto"/>
              </w:rPr>
              <w:t>(69)</w:t>
            </w:r>
          </w:p>
        </w:tc>
        <w:tc>
          <w:tcPr>
            <w:tcW w:w="7860" w:type="dxa"/>
            <w:tcBorders>
              <w:top w:val="nil"/>
              <w:left w:val="nil"/>
              <w:bottom w:val="nil"/>
              <w:right w:val="nil"/>
            </w:tcBorders>
            <w:shd w:val="clear" w:color="auto" w:fill="auto"/>
            <w:noWrap/>
            <w:vAlign w:val="center"/>
            <w:hideMark/>
          </w:tcPr>
          <w:p w14:paraId="00ED3CF4"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settling out of reach to bed sediment on day</w:t>
            </w:r>
          </w:p>
        </w:tc>
      </w:tr>
      <w:tr w:rsidR="00311A95" w:rsidRPr="006A7023" w14:paraId="48B4DA83" w14:textId="77777777" w:rsidTr="00FB4DBD">
        <w:trPr>
          <w:trHeight w:val="290"/>
        </w:trPr>
        <w:tc>
          <w:tcPr>
            <w:tcW w:w="2300" w:type="dxa"/>
            <w:tcBorders>
              <w:top w:val="nil"/>
              <w:left w:val="nil"/>
              <w:bottom w:val="nil"/>
              <w:right w:val="nil"/>
            </w:tcBorders>
            <w:shd w:val="clear" w:color="auto" w:fill="auto"/>
            <w:noWrap/>
            <w:vAlign w:val="bottom"/>
            <w:hideMark/>
          </w:tcPr>
          <w:p w14:paraId="71820AD8"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rchmono</w:t>
            </w:r>
            <w:proofErr w:type="spellEnd"/>
            <w:r w:rsidRPr="006A7023">
              <w:rPr>
                <w:rFonts w:ascii="Times New Roman" w:hAnsi="Times New Roman" w:cs="Times New Roman"/>
                <w:color w:val="auto"/>
              </w:rPr>
              <w:t xml:space="preserve"> (60,river)</w:t>
            </w:r>
          </w:p>
        </w:tc>
        <w:tc>
          <w:tcPr>
            <w:tcW w:w="7860" w:type="dxa"/>
            <w:tcBorders>
              <w:top w:val="nil"/>
              <w:left w:val="nil"/>
              <w:bottom w:val="nil"/>
              <w:right w:val="nil"/>
            </w:tcBorders>
            <w:shd w:val="clear" w:color="auto" w:fill="auto"/>
            <w:noWrap/>
            <w:vAlign w:val="center"/>
            <w:hideMark/>
          </w:tcPr>
          <w:p w14:paraId="24E6E390"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soluble PFAS transported into reach during month</w:t>
            </w:r>
          </w:p>
        </w:tc>
      </w:tr>
      <w:tr w:rsidR="00311A95" w:rsidRPr="006A7023" w14:paraId="738CB091" w14:textId="77777777" w:rsidTr="00FB4DBD">
        <w:trPr>
          <w:trHeight w:val="290"/>
        </w:trPr>
        <w:tc>
          <w:tcPr>
            <w:tcW w:w="2300" w:type="dxa"/>
            <w:tcBorders>
              <w:top w:val="nil"/>
              <w:left w:val="nil"/>
              <w:bottom w:val="nil"/>
              <w:right w:val="nil"/>
            </w:tcBorders>
            <w:shd w:val="clear" w:color="auto" w:fill="auto"/>
            <w:noWrap/>
            <w:vAlign w:val="bottom"/>
            <w:hideMark/>
          </w:tcPr>
          <w:p w14:paraId="5D2FAD34"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rchmono</w:t>
            </w:r>
            <w:proofErr w:type="spellEnd"/>
            <w:r w:rsidRPr="006A7023">
              <w:rPr>
                <w:rFonts w:ascii="Times New Roman" w:hAnsi="Times New Roman" w:cs="Times New Roman"/>
                <w:color w:val="auto"/>
              </w:rPr>
              <w:t xml:space="preserve"> (61,river)</w:t>
            </w:r>
          </w:p>
        </w:tc>
        <w:tc>
          <w:tcPr>
            <w:tcW w:w="7860" w:type="dxa"/>
            <w:tcBorders>
              <w:top w:val="nil"/>
              <w:left w:val="nil"/>
              <w:bottom w:val="nil"/>
              <w:right w:val="nil"/>
            </w:tcBorders>
            <w:shd w:val="clear" w:color="auto" w:fill="auto"/>
            <w:noWrap/>
            <w:vAlign w:val="center"/>
            <w:hideMark/>
          </w:tcPr>
          <w:p w14:paraId="09148706"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soluble PFAS transported out of reach during month</w:t>
            </w:r>
          </w:p>
        </w:tc>
      </w:tr>
      <w:tr w:rsidR="00311A95" w:rsidRPr="006A7023" w14:paraId="1B706312" w14:textId="77777777" w:rsidTr="00FB4DBD">
        <w:trPr>
          <w:trHeight w:val="290"/>
        </w:trPr>
        <w:tc>
          <w:tcPr>
            <w:tcW w:w="2300" w:type="dxa"/>
            <w:tcBorders>
              <w:top w:val="nil"/>
              <w:left w:val="nil"/>
              <w:bottom w:val="nil"/>
              <w:right w:val="nil"/>
            </w:tcBorders>
            <w:shd w:val="clear" w:color="auto" w:fill="auto"/>
            <w:noWrap/>
            <w:vAlign w:val="bottom"/>
            <w:hideMark/>
          </w:tcPr>
          <w:p w14:paraId="775E9E23"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rchmono</w:t>
            </w:r>
            <w:proofErr w:type="spellEnd"/>
            <w:r w:rsidRPr="006A7023">
              <w:rPr>
                <w:rFonts w:ascii="Times New Roman" w:hAnsi="Times New Roman" w:cs="Times New Roman"/>
                <w:color w:val="auto"/>
              </w:rPr>
              <w:t xml:space="preserve"> (62,river)</w:t>
            </w:r>
          </w:p>
        </w:tc>
        <w:tc>
          <w:tcPr>
            <w:tcW w:w="7860" w:type="dxa"/>
            <w:tcBorders>
              <w:top w:val="nil"/>
              <w:left w:val="nil"/>
              <w:bottom w:val="nil"/>
              <w:right w:val="nil"/>
            </w:tcBorders>
            <w:shd w:val="clear" w:color="auto" w:fill="auto"/>
            <w:noWrap/>
            <w:vAlign w:val="center"/>
            <w:hideMark/>
          </w:tcPr>
          <w:p w14:paraId="03E5A179"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sorbed PFAS transported into reach during month</w:t>
            </w:r>
          </w:p>
        </w:tc>
      </w:tr>
      <w:tr w:rsidR="00311A95" w:rsidRPr="006A7023" w14:paraId="21701CC9" w14:textId="77777777" w:rsidTr="00FB4DBD">
        <w:trPr>
          <w:trHeight w:val="290"/>
        </w:trPr>
        <w:tc>
          <w:tcPr>
            <w:tcW w:w="2300" w:type="dxa"/>
            <w:tcBorders>
              <w:top w:val="nil"/>
              <w:left w:val="nil"/>
              <w:bottom w:val="nil"/>
              <w:right w:val="nil"/>
            </w:tcBorders>
            <w:shd w:val="clear" w:color="auto" w:fill="auto"/>
            <w:noWrap/>
            <w:vAlign w:val="bottom"/>
            <w:hideMark/>
          </w:tcPr>
          <w:p w14:paraId="41956149"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rchmono</w:t>
            </w:r>
            <w:proofErr w:type="spellEnd"/>
            <w:r w:rsidRPr="006A7023">
              <w:rPr>
                <w:rFonts w:ascii="Times New Roman" w:hAnsi="Times New Roman" w:cs="Times New Roman"/>
                <w:color w:val="auto"/>
              </w:rPr>
              <w:t xml:space="preserve"> (63,river)</w:t>
            </w:r>
          </w:p>
        </w:tc>
        <w:tc>
          <w:tcPr>
            <w:tcW w:w="7860" w:type="dxa"/>
            <w:tcBorders>
              <w:top w:val="nil"/>
              <w:left w:val="nil"/>
              <w:bottom w:val="nil"/>
              <w:right w:val="nil"/>
            </w:tcBorders>
            <w:shd w:val="clear" w:color="auto" w:fill="auto"/>
            <w:noWrap/>
            <w:vAlign w:val="center"/>
            <w:hideMark/>
          </w:tcPr>
          <w:p w14:paraId="1AC20CC2"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sorbed PFAS transported out of reach during month</w:t>
            </w:r>
          </w:p>
        </w:tc>
      </w:tr>
      <w:tr w:rsidR="00311A95" w:rsidRPr="006A7023" w14:paraId="206EE761" w14:textId="77777777" w:rsidTr="00FB4DBD">
        <w:trPr>
          <w:trHeight w:val="290"/>
        </w:trPr>
        <w:tc>
          <w:tcPr>
            <w:tcW w:w="2300" w:type="dxa"/>
            <w:tcBorders>
              <w:top w:val="nil"/>
              <w:left w:val="nil"/>
              <w:bottom w:val="nil"/>
              <w:right w:val="nil"/>
            </w:tcBorders>
            <w:shd w:val="clear" w:color="auto" w:fill="auto"/>
            <w:noWrap/>
            <w:vAlign w:val="bottom"/>
            <w:hideMark/>
          </w:tcPr>
          <w:p w14:paraId="650D083C"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rchmono</w:t>
            </w:r>
            <w:proofErr w:type="spellEnd"/>
            <w:r w:rsidRPr="006A7023">
              <w:rPr>
                <w:rFonts w:ascii="Times New Roman" w:hAnsi="Times New Roman" w:cs="Times New Roman"/>
                <w:color w:val="auto"/>
              </w:rPr>
              <w:t>(64,river)</w:t>
            </w:r>
          </w:p>
        </w:tc>
        <w:tc>
          <w:tcPr>
            <w:tcW w:w="7860" w:type="dxa"/>
            <w:tcBorders>
              <w:top w:val="nil"/>
              <w:left w:val="nil"/>
              <w:bottom w:val="nil"/>
              <w:right w:val="nil"/>
            </w:tcBorders>
            <w:shd w:val="clear" w:color="auto" w:fill="auto"/>
            <w:noWrap/>
            <w:vAlign w:val="center"/>
            <w:hideMark/>
          </w:tcPr>
          <w:p w14:paraId="4001CEFF"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in sediment layer lost through burial during month</w:t>
            </w:r>
          </w:p>
        </w:tc>
      </w:tr>
      <w:tr w:rsidR="00311A95" w:rsidRPr="006A7023" w14:paraId="7288CE6A" w14:textId="77777777" w:rsidTr="00FB4DBD">
        <w:trPr>
          <w:trHeight w:val="290"/>
        </w:trPr>
        <w:tc>
          <w:tcPr>
            <w:tcW w:w="2300" w:type="dxa"/>
            <w:tcBorders>
              <w:top w:val="nil"/>
              <w:left w:val="nil"/>
              <w:bottom w:val="nil"/>
              <w:right w:val="nil"/>
            </w:tcBorders>
            <w:shd w:val="clear" w:color="auto" w:fill="auto"/>
            <w:noWrap/>
            <w:vAlign w:val="bottom"/>
            <w:hideMark/>
          </w:tcPr>
          <w:p w14:paraId="59AF2670"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rchmono</w:t>
            </w:r>
            <w:proofErr w:type="spellEnd"/>
            <w:r w:rsidRPr="006A7023">
              <w:rPr>
                <w:rFonts w:ascii="Times New Roman" w:hAnsi="Times New Roman" w:cs="Times New Roman"/>
                <w:color w:val="auto"/>
              </w:rPr>
              <w:t>(65,river)</w:t>
            </w:r>
          </w:p>
        </w:tc>
        <w:tc>
          <w:tcPr>
            <w:tcW w:w="7860" w:type="dxa"/>
            <w:tcBorders>
              <w:top w:val="nil"/>
              <w:left w:val="nil"/>
              <w:bottom w:val="nil"/>
              <w:right w:val="nil"/>
            </w:tcBorders>
            <w:shd w:val="clear" w:color="auto" w:fill="auto"/>
            <w:noWrap/>
            <w:vAlign w:val="center"/>
            <w:hideMark/>
          </w:tcPr>
          <w:p w14:paraId="2F628B5A"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diffusing from reach to bed sediment during month</w:t>
            </w:r>
          </w:p>
        </w:tc>
      </w:tr>
      <w:tr w:rsidR="00311A95" w:rsidRPr="006A7023" w14:paraId="2C488BE3" w14:textId="77777777" w:rsidTr="00FB4DBD">
        <w:trPr>
          <w:trHeight w:val="290"/>
        </w:trPr>
        <w:tc>
          <w:tcPr>
            <w:tcW w:w="2300" w:type="dxa"/>
            <w:tcBorders>
              <w:top w:val="nil"/>
              <w:left w:val="nil"/>
              <w:bottom w:val="nil"/>
              <w:right w:val="nil"/>
            </w:tcBorders>
            <w:shd w:val="clear" w:color="auto" w:fill="auto"/>
            <w:noWrap/>
            <w:vAlign w:val="bottom"/>
            <w:hideMark/>
          </w:tcPr>
          <w:p w14:paraId="0563A6BB"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rchmono</w:t>
            </w:r>
            <w:proofErr w:type="spellEnd"/>
            <w:r w:rsidRPr="006A7023">
              <w:rPr>
                <w:rFonts w:ascii="Times New Roman" w:hAnsi="Times New Roman" w:cs="Times New Roman"/>
                <w:color w:val="auto"/>
              </w:rPr>
              <w:t>(66,river)</w:t>
            </w:r>
          </w:p>
        </w:tc>
        <w:tc>
          <w:tcPr>
            <w:tcW w:w="7860" w:type="dxa"/>
            <w:tcBorders>
              <w:top w:val="nil"/>
              <w:left w:val="nil"/>
              <w:bottom w:val="nil"/>
              <w:right w:val="nil"/>
            </w:tcBorders>
            <w:shd w:val="clear" w:color="auto" w:fill="auto"/>
            <w:noWrap/>
            <w:vAlign w:val="center"/>
            <w:hideMark/>
          </w:tcPr>
          <w:p w14:paraId="5B000EE7"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resuspended from bed sediment to reach during month</w:t>
            </w:r>
          </w:p>
        </w:tc>
      </w:tr>
      <w:tr w:rsidR="00311A95" w:rsidRPr="006A7023" w14:paraId="7EC9BB51" w14:textId="77777777" w:rsidTr="00FB4DBD">
        <w:trPr>
          <w:trHeight w:val="290"/>
        </w:trPr>
        <w:tc>
          <w:tcPr>
            <w:tcW w:w="2300" w:type="dxa"/>
            <w:tcBorders>
              <w:top w:val="nil"/>
              <w:left w:val="nil"/>
              <w:bottom w:val="nil"/>
              <w:right w:val="nil"/>
            </w:tcBorders>
            <w:shd w:val="clear" w:color="auto" w:fill="auto"/>
            <w:noWrap/>
            <w:vAlign w:val="bottom"/>
            <w:hideMark/>
          </w:tcPr>
          <w:p w14:paraId="762B4061"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rchmono</w:t>
            </w:r>
            <w:proofErr w:type="spellEnd"/>
            <w:r w:rsidRPr="006A7023">
              <w:rPr>
                <w:rFonts w:ascii="Times New Roman" w:hAnsi="Times New Roman" w:cs="Times New Roman"/>
                <w:color w:val="auto"/>
              </w:rPr>
              <w:t>(67,river)</w:t>
            </w:r>
          </w:p>
        </w:tc>
        <w:tc>
          <w:tcPr>
            <w:tcW w:w="7860" w:type="dxa"/>
            <w:tcBorders>
              <w:top w:val="nil"/>
              <w:left w:val="nil"/>
              <w:bottom w:val="nil"/>
              <w:right w:val="nil"/>
            </w:tcBorders>
            <w:shd w:val="clear" w:color="auto" w:fill="auto"/>
            <w:noWrap/>
            <w:vAlign w:val="center"/>
            <w:hideMark/>
          </w:tcPr>
          <w:p w14:paraId="7451BCED"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settling out of reach to bed sediment during month</w:t>
            </w:r>
          </w:p>
        </w:tc>
      </w:tr>
      <w:tr w:rsidR="00311A95" w:rsidRPr="006A7023" w14:paraId="19230618" w14:textId="77777777" w:rsidTr="00FB4DBD">
        <w:trPr>
          <w:trHeight w:val="290"/>
        </w:trPr>
        <w:tc>
          <w:tcPr>
            <w:tcW w:w="2300" w:type="dxa"/>
            <w:tcBorders>
              <w:top w:val="nil"/>
              <w:left w:val="nil"/>
              <w:bottom w:val="nil"/>
              <w:right w:val="nil"/>
            </w:tcBorders>
            <w:shd w:val="clear" w:color="auto" w:fill="auto"/>
            <w:noWrap/>
            <w:vAlign w:val="bottom"/>
            <w:hideMark/>
          </w:tcPr>
          <w:p w14:paraId="1C240FEF"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rchyro</w:t>
            </w:r>
            <w:proofErr w:type="spellEnd"/>
            <w:r w:rsidRPr="006A7023">
              <w:rPr>
                <w:rFonts w:ascii="Times New Roman" w:hAnsi="Times New Roman" w:cs="Times New Roman"/>
                <w:color w:val="auto"/>
              </w:rPr>
              <w:t>(42</w:t>
            </w:r>
            <w:r w:rsidRPr="006A7023">
              <w:rPr>
                <w:rFonts w:ascii="Times New Roman" w:hAnsi="Times New Roman" w:cs="Times New Roman"/>
              </w:rPr>
              <w:t>, river)</w:t>
            </w:r>
          </w:p>
        </w:tc>
        <w:tc>
          <w:tcPr>
            <w:tcW w:w="7860" w:type="dxa"/>
            <w:tcBorders>
              <w:top w:val="nil"/>
              <w:left w:val="nil"/>
              <w:bottom w:val="nil"/>
              <w:right w:val="nil"/>
            </w:tcBorders>
            <w:shd w:val="clear" w:color="auto" w:fill="auto"/>
            <w:noWrap/>
            <w:vAlign w:val="bottom"/>
            <w:hideMark/>
          </w:tcPr>
          <w:p w14:paraId="2E8400E4" w14:textId="77777777" w:rsidR="00311A95" w:rsidRPr="006A7023" w:rsidRDefault="00311A95" w:rsidP="00FB4DBD">
            <w:pPr>
              <w:pStyle w:val="TableParagraph"/>
              <w:spacing w:line="360" w:lineRule="auto"/>
              <w:jc w:val="both"/>
              <w:rPr>
                <w:rFonts w:ascii="Times New Roman" w:hAnsi="Times New Roman" w:cs="Times New Roman"/>
              </w:rPr>
            </w:pPr>
            <w:r w:rsidRPr="006A7023">
              <w:rPr>
                <w:rFonts w:ascii="Times New Roman" w:hAnsi="Times New Roman" w:cs="Times New Roman"/>
                <w:sz w:val="20"/>
                <w:szCs w:val="20"/>
              </w:rPr>
              <w:t xml:space="preserve">Soluble </w:t>
            </w:r>
            <w:r w:rsidRPr="006A7023">
              <w:rPr>
                <w:rFonts w:ascii="Times New Roman" w:hAnsi="Times New Roman" w:cs="Times New Roman"/>
              </w:rPr>
              <w:t>PFAS transported into reach during year</w:t>
            </w:r>
          </w:p>
        </w:tc>
      </w:tr>
      <w:tr w:rsidR="00311A95" w:rsidRPr="006A7023" w14:paraId="4B1CDECB" w14:textId="77777777" w:rsidTr="00FB4DBD">
        <w:trPr>
          <w:trHeight w:val="290"/>
        </w:trPr>
        <w:tc>
          <w:tcPr>
            <w:tcW w:w="2300" w:type="dxa"/>
            <w:tcBorders>
              <w:top w:val="nil"/>
              <w:left w:val="nil"/>
              <w:bottom w:val="nil"/>
              <w:right w:val="nil"/>
            </w:tcBorders>
            <w:shd w:val="clear" w:color="auto" w:fill="auto"/>
            <w:noWrap/>
            <w:vAlign w:val="bottom"/>
            <w:hideMark/>
          </w:tcPr>
          <w:p w14:paraId="6FAD8355"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rchyro</w:t>
            </w:r>
            <w:proofErr w:type="spellEnd"/>
            <w:r w:rsidRPr="006A7023">
              <w:rPr>
                <w:rFonts w:ascii="Times New Roman" w:hAnsi="Times New Roman" w:cs="Times New Roman"/>
                <w:color w:val="auto"/>
              </w:rPr>
              <w:t>(43</w:t>
            </w:r>
            <w:r w:rsidRPr="006A7023">
              <w:rPr>
                <w:rFonts w:ascii="Times New Roman" w:hAnsi="Times New Roman" w:cs="Times New Roman"/>
              </w:rPr>
              <w:t>, river)</w:t>
            </w:r>
          </w:p>
        </w:tc>
        <w:tc>
          <w:tcPr>
            <w:tcW w:w="7860" w:type="dxa"/>
            <w:tcBorders>
              <w:top w:val="nil"/>
              <w:left w:val="nil"/>
              <w:bottom w:val="nil"/>
              <w:right w:val="nil"/>
            </w:tcBorders>
            <w:shd w:val="clear" w:color="auto" w:fill="auto"/>
            <w:noWrap/>
            <w:vAlign w:val="center"/>
            <w:hideMark/>
          </w:tcPr>
          <w:p w14:paraId="6E94520E"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Soluble PFAS transported out of reach during year</w:t>
            </w:r>
          </w:p>
        </w:tc>
      </w:tr>
      <w:tr w:rsidR="00311A95" w:rsidRPr="006A7023" w14:paraId="55B119C5" w14:textId="77777777" w:rsidTr="00FB4DBD">
        <w:trPr>
          <w:trHeight w:val="290"/>
        </w:trPr>
        <w:tc>
          <w:tcPr>
            <w:tcW w:w="2300" w:type="dxa"/>
            <w:tcBorders>
              <w:top w:val="nil"/>
              <w:left w:val="nil"/>
              <w:bottom w:val="nil"/>
              <w:right w:val="nil"/>
            </w:tcBorders>
            <w:shd w:val="clear" w:color="auto" w:fill="auto"/>
            <w:noWrap/>
            <w:vAlign w:val="bottom"/>
            <w:hideMark/>
          </w:tcPr>
          <w:p w14:paraId="2D9BE764"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rchyro</w:t>
            </w:r>
            <w:proofErr w:type="spellEnd"/>
            <w:r w:rsidRPr="006A7023">
              <w:rPr>
                <w:rFonts w:ascii="Times New Roman" w:hAnsi="Times New Roman" w:cs="Times New Roman"/>
                <w:color w:val="auto"/>
              </w:rPr>
              <w:t>(44</w:t>
            </w:r>
            <w:r w:rsidRPr="006A7023">
              <w:rPr>
                <w:rFonts w:ascii="Times New Roman" w:hAnsi="Times New Roman" w:cs="Times New Roman"/>
              </w:rPr>
              <w:t>, river)</w:t>
            </w:r>
          </w:p>
        </w:tc>
        <w:tc>
          <w:tcPr>
            <w:tcW w:w="7860" w:type="dxa"/>
            <w:tcBorders>
              <w:top w:val="nil"/>
              <w:left w:val="nil"/>
              <w:bottom w:val="nil"/>
              <w:right w:val="nil"/>
            </w:tcBorders>
            <w:shd w:val="clear" w:color="auto" w:fill="auto"/>
            <w:noWrap/>
            <w:vAlign w:val="center"/>
            <w:hideMark/>
          </w:tcPr>
          <w:p w14:paraId="5108B268"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Sorbed PFAS transported into reach during year</w:t>
            </w:r>
          </w:p>
        </w:tc>
      </w:tr>
      <w:tr w:rsidR="00311A95" w:rsidRPr="006A7023" w14:paraId="774C941C" w14:textId="77777777" w:rsidTr="00FB4DBD">
        <w:trPr>
          <w:trHeight w:val="290"/>
        </w:trPr>
        <w:tc>
          <w:tcPr>
            <w:tcW w:w="2300" w:type="dxa"/>
            <w:tcBorders>
              <w:top w:val="nil"/>
              <w:left w:val="nil"/>
              <w:bottom w:val="nil"/>
              <w:right w:val="nil"/>
            </w:tcBorders>
            <w:shd w:val="clear" w:color="auto" w:fill="auto"/>
            <w:noWrap/>
            <w:vAlign w:val="bottom"/>
            <w:hideMark/>
          </w:tcPr>
          <w:p w14:paraId="06367A2E"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rchyro</w:t>
            </w:r>
            <w:proofErr w:type="spellEnd"/>
            <w:r w:rsidRPr="006A7023">
              <w:rPr>
                <w:rFonts w:ascii="Times New Roman" w:hAnsi="Times New Roman" w:cs="Times New Roman"/>
                <w:color w:val="auto"/>
              </w:rPr>
              <w:t>(45</w:t>
            </w:r>
            <w:r w:rsidRPr="006A7023">
              <w:rPr>
                <w:rFonts w:ascii="Times New Roman" w:hAnsi="Times New Roman" w:cs="Times New Roman"/>
              </w:rPr>
              <w:t>, river)</w:t>
            </w:r>
          </w:p>
        </w:tc>
        <w:tc>
          <w:tcPr>
            <w:tcW w:w="7860" w:type="dxa"/>
            <w:tcBorders>
              <w:top w:val="nil"/>
              <w:left w:val="nil"/>
              <w:bottom w:val="nil"/>
              <w:right w:val="nil"/>
            </w:tcBorders>
            <w:shd w:val="clear" w:color="auto" w:fill="auto"/>
            <w:noWrap/>
            <w:vAlign w:val="center"/>
            <w:hideMark/>
          </w:tcPr>
          <w:p w14:paraId="72F9E17E"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Sorbed PFAS transported out of reach during year</w:t>
            </w:r>
          </w:p>
        </w:tc>
      </w:tr>
      <w:tr w:rsidR="00311A95" w:rsidRPr="006A7023" w14:paraId="4543ECBC" w14:textId="77777777" w:rsidTr="00FB4DBD">
        <w:trPr>
          <w:trHeight w:val="290"/>
        </w:trPr>
        <w:tc>
          <w:tcPr>
            <w:tcW w:w="2300" w:type="dxa"/>
            <w:tcBorders>
              <w:top w:val="nil"/>
              <w:left w:val="nil"/>
              <w:bottom w:val="nil"/>
              <w:right w:val="nil"/>
            </w:tcBorders>
            <w:shd w:val="clear" w:color="auto" w:fill="auto"/>
            <w:noWrap/>
            <w:vAlign w:val="bottom"/>
            <w:hideMark/>
          </w:tcPr>
          <w:p w14:paraId="4FDAE165"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rchyro</w:t>
            </w:r>
            <w:proofErr w:type="spellEnd"/>
            <w:r w:rsidRPr="006A7023">
              <w:rPr>
                <w:rFonts w:ascii="Times New Roman" w:hAnsi="Times New Roman" w:cs="Times New Roman"/>
                <w:color w:val="auto"/>
              </w:rPr>
              <w:t>(46</w:t>
            </w:r>
            <w:r w:rsidRPr="006A7023">
              <w:rPr>
                <w:rFonts w:ascii="Times New Roman" w:hAnsi="Times New Roman" w:cs="Times New Roman"/>
              </w:rPr>
              <w:t>, river)</w:t>
            </w:r>
          </w:p>
        </w:tc>
        <w:tc>
          <w:tcPr>
            <w:tcW w:w="7860" w:type="dxa"/>
            <w:tcBorders>
              <w:top w:val="nil"/>
              <w:left w:val="nil"/>
              <w:bottom w:val="nil"/>
              <w:right w:val="nil"/>
            </w:tcBorders>
            <w:shd w:val="clear" w:color="auto" w:fill="auto"/>
            <w:noWrap/>
            <w:vAlign w:val="center"/>
            <w:hideMark/>
          </w:tcPr>
          <w:p w14:paraId="1B05B6D6"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in sediment layer lost through burial during year</w:t>
            </w:r>
          </w:p>
        </w:tc>
      </w:tr>
      <w:tr w:rsidR="00311A95" w:rsidRPr="006A7023" w14:paraId="44083572" w14:textId="77777777" w:rsidTr="00FB4DBD">
        <w:trPr>
          <w:trHeight w:val="290"/>
        </w:trPr>
        <w:tc>
          <w:tcPr>
            <w:tcW w:w="2300" w:type="dxa"/>
            <w:tcBorders>
              <w:top w:val="nil"/>
              <w:left w:val="nil"/>
              <w:bottom w:val="nil"/>
              <w:right w:val="nil"/>
            </w:tcBorders>
            <w:shd w:val="clear" w:color="auto" w:fill="auto"/>
            <w:noWrap/>
            <w:vAlign w:val="bottom"/>
            <w:hideMark/>
          </w:tcPr>
          <w:p w14:paraId="59DDBC97"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lastRenderedPageBreak/>
              <w:t>rchyro</w:t>
            </w:r>
            <w:proofErr w:type="spellEnd"/>
            <w:r w:rsidRPr="006A7023">
              <w:rPr>
                <w:rFonts w:ascii="Times New Roman" w:hAnsi="Times New Roman" w:cs="Times New Roman"/>
                <w:color w:val="auto"/>
              </w:rPr>
              <w:t>(47</w:t>
            </w:r>
            <w:r w:rsidRPr="006A7023">
              <w:rPr>
                <w:rFonts w:ascii="Times New Roman" w:hAnsi="Times New Roman" w:cs="Times New Roman"/>
              </w:rPr>
              <w:t>, river)</w:t>
            </w:r>
          </w:p>
        </w:tc>
        <w:tc>
          <w:tcPr>
            <w:tcW w:w="7860" w:type="dxa"/>
            <w:tcBorders>
              <w:top w:val="nil"/>
              <w:left w:val="nil"/>
              <w:bottom w:val="nil"/>
              <w:right w:val="nil"/>
            </w:tcBorders>
            <w:shd w:val="clear" w:color="auto" w:fill="auto"/>
            <w:noWrap/>
            <w:vAlign w:val="center"/>
            <w:hideMark/>
          </w:tcPr>
          <w:p w14:paraId="2A98D3F5"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diffusing from reach to bed sediment during year</w:t>
            </w:r>
          </w:p>
        </w:tc>
      </w:tr>
      <w:tr w:rsidR="00311A95" w:rsidRPr="006A7023" w14:paraId="53750C54" w14:textId="77777777" w:rsidTr="00FB4DBD">
        <w:trPr>
          <w:trHeight w:val="290"/>
        </w:trPr>
        <w:tc>
          <w:tcPr>
            <w:tcW w:w="2300" w:type="dxa"/>
            <w:tcBorders>
              <w:top w:val="nil"/>
              <w:left w:val="nil"/>
              <w:bottom w:val="nil"/>
              <w:right w:val="nil"/>
            </w:tcBorders>
            <w:shd w:val="clear" w:color="auto" w:fill="auto"/>
            <w:noWrap/>
            <w:vAlign w:val="bottom"/>
            <w:hideMark/>
          </w:tcPr>
          <w:p w14:paraId="09F72F48"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rchyro</w:t>
            </w:r>
            <w:proofErr w:type="spellEnd"/>
            <w:r w:rsidRPr="006A7023">
              <w:rPr>
                <w:rFonts w:ascii="Times New Roman" w:hAnsi="Times New Roman" w:cs="Times New Roman"/>
                <w:color w:val="auto"/>
              </w:rPr>
              <w:t>(48</w:t>
            </w:r>
            <w:r w:rsidRPr="006A7023">
              <w:rPr>
                <w:rFonts w:ascii="Times New Roman" w:hAnsi="Times New Roman" w:cs="Times New Roman"/>
              </w:rPr>
              <w:t>, river)</w:t>
            </w:r>
          </w:p>
        </w:tc>
        <w:tc>
          <w:tcPr>
            <w:tcW w:w="7860" w:type="dxa"/>
            <w:tcBorders>
              <w:top w:val="nil"/>
              <w:left w:val="nil"/>
              <w:bottom w:val="nil"/>
              <w:right w:val="nil"/>
            </w:tcBorders>
            <w:shd w:val="clear" w:color="auto" w:fill="auto"/>
            <w:noWrap/>
            <w:vAlign w:val="center"/>
            <w:hideMark/>
          </w:tcPr>
          <w:p w14:paraId="6ADDA0F7"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resuspended from bed sediment to reach during year</w:t>
            </w:r>
          </w:p>
        </w:tc>
      </w:tr>
      <w:tr w:rsidR="00311A95" w:rsidRPr="006A7023" w14:paraId="3E9FF766" w14:textId="77777777" w:rsidTr="00FB4DBD">
        <w:trPr>
          <w:trHeight w:val="290"/>
        </w:trPr>
        <w:tc>
          <w:tcPr>
            <w:tcW w:w="2300" w:type="dxa"/>
            <w:tcBorders>
              <w:top w:val="nil"/>
              <w:left w:val="nil"/>
              <w:bottom w:val="nil"/>
              <w:right w:val="nil"/>
            </w:tcBorders>
            <w:shd w:val="clear" w:color="auto" w:fill="auto"/>
            <w:noWrap/>
            <w:vAlign w:val="bottom"/>
            <w:hideMark/>
          </w:tcPr>
          <w:p w14:paraId="4C66E23C"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rchyro</w:t>
            </w:r>
            <w:proofErr w:type="spellEnd"/>
            <w:r w:rsidRPr="006A7023">
              <w:rPr>
                <w:rFonts w:ascii="Times New Roman" w:hAnsi="Times New Roman" w:cs="Times New Roman"/>
              </w:rPr>
              <w:t>(49, river)</w:t>
            </w:r>
          </w:p>
        </w:tc>
        <w:tc>
          <w:tcPr>
            <w:tcW w:w="7860" w:type="dxa"/>
            <w:tcBorders>
              <w:top w:val="nil"/>
              <w:left w:val="nil"/>
              <w:bottom w:val="nil"/>
              <w:right w:val="nil"/>
            </w:tcBorders>
            <w:shd w:val="clear" w:color="auto" w:fill="auto"/>
            <w:noWrap/>
            <w:vAlign w:val="center"/>
            <w:hideMark/>
          </w:tcPr>
          <w:p w14:paraId="2201EAF8"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settling out of reach to bed sediment during year</w:t>
            </w:r>
          </w:p>
        </w:tc>
      </w:tr>
      <w:tr w:rsidR="00311A95" w:rsidRPr="006A7023" w14:paraId="2C1849EF" w14:textId="77777777" w:rsidTr="00FB4DBD">
        <w:trPr>
          <w:trHeight w:val="290"/>
        </w:trPr>
        <w:tc>
          <w:tcPr>
            <w:tcW w:w="2300" w:type="dxa"/>
            <w:tcBorders>
              <w:top w:val="nil"/>
              <w:left w:val="nil"/>
              <w:bottom w:val="nil"/>
              <w:right w:val="nil"/>
            </w:tcBorders>
            <w:shd w:val="clear" w:color="auto" w:fill="auto"/>
            <w:noWrap/>
            <w:vAlign w:val="bottom"/>
            <w:hideMark/>
          </w:tcPr>
          <w:p w14:paraId="19E2CC97"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resoutm</w:t>
            </w:r>
            <w:proofErr w:type="spellEnd"/>
            <w:r w:rsidRPr="006A7023">
              <w:rPr>
                <w:rFonts w:ascii="Times New Roman" w:hAnsi="Times New Roman" w:cs="Times New Roman"/>
              </w:rPr>
              <w:t>(42, river)</w:t>
            </w:r>
          </w:p>
        </w:tc>
        <w:tc>
          <w:tcPr>
            <w:tcW w:w="7860" w:type="dxa"/>
            <w:tcBorders>
              <w:top w:val="nil"/>
              <w:left w:val="nil"/>
              <w:bottom w:val="nil"/>
              <w:right w:val="nil"/>
            </w:tcBorders>
            <w:shd w:val="clear" w:color="auto" w:fill="auto"/>
            <w:noWrap/>
            <w:vAlign w:val="center"/>
            <w:hideMark/>
          </w:tcPr>
          <w:p w14:paraId="2CCF69BD"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entering reservoir during month</w:t>
            </w:r>
          </w:p>
        </w:tc>
      </w:tr>
      <w:tr w:rsidR="00311A95" w:rsidRPr="006A7023" w14:paraId="11B72EA0" w14:textId="77777777" w:rsidTr="00FB4DBD">
        <w:trPr>
          <w:trHeight w:val="290"/>
        </w:trPr>
        <w:tc>
          <w:tcPr>
            <w:tcW w:w="2300" w:type="dxa"/>
            <w:tcBorders>
              <w:top w:val="nil"/>
              <w:left w:val="nil"/>
              <w:bottom w:val="nil"/>
              <w:right w:val="nil"/>
            </w:tcBorders>
            <w:shd w:val="clear" w:color="auto" w:fill="auto"/>
            <w:noWrap/>
            <w:vAlign w:val="bottom"/>
            <w:hideMark/>
          </w:tcPr>
          <w:p w14:paraId="3AD91A3C"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resoutm</w:t>
            </w:r>
            <w:proofErr w:type="spellEnd"/>
            <w:r w:rsidRPr="006A7023">
              <w:rPr>
                <w:rFonts w:ascii="Times New Roman" w:hAnsi="Times New Roman" w:cs="Times New Roman"/>
              </w:rPr>
              <w:t>(43, river)</w:t>
            </w:r>
          </w:p>
        </w:tc>
        <w:tc>
          <w:tcPr>
            <w:tcW w:w="7860" w:type="dxa"/>
            <w:tcBorders>
              <w:top w:val="nil"/>
              <w:left w:val="nil"/>
              <w:bottom w:val="nil"/>
              <w:right w:val="nil"/>
            </w:tcBorders>
            <w:shd w:val="clear" w:color="auto" w:fill="auto"/>
            <w:noWrap/>
            <w:vAlign w:val="center"/>
            <w:hideMark/>
          </w:tcPr>
          <w:p w14:paraId="35D0436B"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moving from water to sediment through settling during month</w:t>
            </w:r>
          </w:p>
        </w:tc>
      </w:tr>
      <w:tr w:rsidR="00311A95" w:rsidRPr="006A7023" w14:paraId="04BB2E26" w14:textId="77777777" w:rsidTr="00FB4DBD">
        <w:trPr>
          <w:trHeight w:val="290"/>
        </w:trPr>
        <w:tc>
          <w:tcPr>
            <w:tcW w:w="2300" w:type="dxa"/>
            <w:tcBorders>
              <w:top w:val="nil"/>
              <w:left w:val="nil"/>
              <w:bottom w:val="nil"/>
              <w:right w:val="nil"/>
            </w:tcBorders>
            <w:shd w:val="clear" w:color="auto" w:fill="auto"/>
            <w:noWrap/>
            <w:vAlign w:val="bottom"/>
            <w:hideMark/>
          </w:tcPr>
          <w:p w14:paraId="3B845FEE"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resoutm</w:t>
            </w:r>
            <w:proofErr w:type="spellEnd"/>
            <w:r w:rsidRPr="006A7023">
              <w:rPr>
                <w:rFonts w:ascii="Times New Roman" w:hAnsi="Times New Roman" w:cs="Times New Roman"/>
              </w:rPr>
              <w:t>(44, river)</w:t>
            </w:r>
          </w:p>
        </w:tc>
        <w:tc>
          <w:tcPr>
            <w:tcW w:w="7860" w:type="dxa"/>
            <w:tcBorders>
              <w:top w:val="nil"/>
              <w:left w:val="nil"/>
              <w:bottom w:val="nil"/>
              <w:right w:val="nil"/>
            </w:tcBorders>
            <w:shd w:val="clear" w:color="auto" w:fill="auto"/>
            <w:noWrap/>
            <w:vAlign w:val="center"/>
            <w:hideMark/>
          </w:tcPr>
          <w:p w14:paraId="606102F4"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moving from sediment to water through resuspension during month</w:t>
            </w:r>
          </w:p>
        </w:tc>
      </w:tr>
      <w:tr w:rsidR="00311A95" w:rsidRPr="006A7023" w14:paraId="212A7429" w14:textId="77777777" w:rsidTr="00FB4DBD">
        <w:trPr>
          <w:trHeight w:val="290"/>
        </w:trPr>
        <w:tc>
          <w:tcPr>
            <w:tcW w:w="2300" w:type="dxa"/>
            <w:tcBorders>
              <w:top w:val="nil"/>
              <w:left w:val="nil"/>
              <w:bottom w:val="nil"/>
              <w:right w:val="nil"/>
            </w:tcBorders>
            <w:shd w:val="clear" w:color="auto" w:fill="auto"/>
            <w:noWrap/>
            <w:vAlign w:val="bottom"/>
            <w:hideMark/>
          </w:tcPr>
          <w:p w14:paraId="1BE623AD"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resoutm</w:t>
            </w:r>
            <w:proofErr w:type="spellEnd"/>
            <w:r w:rsidRPr="006A7023">
              <w:rPr>
                <w:rFonts w:ascii="Times New Roman" w:hAnsi="Times New Roman" w:cs="Times New Roman"/>
              </w:rPr>
              <w:t>(45, river)</w:t>
            </w:r>
          </w:p>
        </w:tc>
        <w:tc>
          <w:tcPr>
            <w:tcW w:w="7860" w:type="dxa"/>
            <w:tcBorders>
              <w:top w:val="nil"/>
              <w:left w:val="nil"/>
              <w:bottom w:val="nil"/>
              <w:right w:val="nil"/>
            </w:tcBorders>
            <w:shd w:val="clear" w:color="auto" w:fill="auto"/>
            <w:noWrap/>
            <w:vAlign w:val="center"/>
            <w:hideMark/>
          </w:tcPr>
          <w:p w14:paraId="66F35C57"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moving from water to sediment through diffusion during month</w:t>
            </w:r>
          </w:p>
        </w:tc>
      </w:tr>
      <w:tr w:rsidR="00311A95" w:rsidRPr="006A7023" w14:paraId="2D195C42" w14:textId="77777777" w:rsidTr="00FB4DBD">
        <w:trPr>
          <w:trHeight w:val="290"/>
        </w:trPr>
        <w:tc>
          <w:tcPr>
            <w:tcW w:w="2300" w:type="dxa"/>
            <w:tcBorders>
              <w:top w:val="nil"/>
              <w:left w:val="nil"/>
              <w:bottom w:val="nil"/>
              <w:right w:val="nil"/>
            </w:tcBorders>
            <w:shd w:val="clear" w:color="auto" w:fill="auto"/>
            <w:noWrap/>
            <w:vAlign w:val="bottom"/>
            <w:hideMark/>
          </w:tcPr>
          <w:p w14:paraId="74B71AB7"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resoutm</w:t>
            </w:r>
            <w:proofErr w:type="spellEnd"/>
            <w:r w:rsidRPr="006A7023">
              <w:rPr>
                <w:rFonts w:ascii="Times New Roman" w:hAnsi="Times New Roman" w:cs="Times New Roman"/>
              </w:rPr>
              <w:t>(46, river)</w:t>
            </w:r>
          </w:p>
        </w:tc>
        <w:tc>
          <w:tcPr>
            <w:tcW w:w="7860" w:type="dxa"/>
            <w:tcBorders>
              <w:top w:val="nil"/>
              <w:left w:val="nil"/>
              <w:bottom w:val="nil"/>
              <w:right w:val="nil"/>
            </w:tcBorders>
            <w:shd w:val="clear" w:color="auto" w:fill="auto"/>
            <w:noWrap/>
            <w:vAlign w:val="center"/>
            <w:hideMark/>
          </w:tcPr>
          <w:p w14:paraId="2F88C5CF"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lost from reservoir sediment layer through burial during month</w:t>
            </w:r>
          </w:p>
        </w:tc>
      </w:tr>
      <w:tr w:rsidR="00311A95" w:rsidRPr="006A7023" w14:paraId="00BF8645" w14:textId="77777777" w:rsidTr="00FB4DBD">
        <w:trPr>
          <w:trHeight w:val="290"/>
        </w:trPr>
        <w:tc>
          <w:tcPr>
            <w:tcW w:w="2300" w:type="dxa"/>
            <w:tcBorders>
              <w:top w:val="nil"/>
              <w:left w:val="nil"/>
              <w:bottom w:val="nil"/>
              <w:right w:val="nil"/>
            </w:tcBorders>
            <w:shd w:val="clear" w:color="auto" w:fill="auto"/>
            <w:noWrap/>
            <w:vAlign w:val="bottom"/>
            <w:hideMark/>
          </w:tcPr>
          <w:p w14:paraId="40F52372"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resoutm</w:t>
            </w:r>
            <w:proofErr w:type="spellEnd"/>
            <w:r w:rsidRPr="006A7023">
              <w:rPr>
                <w:rFonts w:ascii="Times New Roman" w:hAnsi="Times New Roman" w:cs="Times New Roman"/>
              </w:rPr>
              <w:t>(47, river)</w:t>
            </w:r>
          </w:p>
        </w:tc>
        <w:tc>
          <w:tcPr>
            <w:tcW w:w="7860" w:type="dxa"/>
            <w:tcBorders>
              <w:top w:val="nil"/>
              <w:left w:val="nil"/>
              <w:bottom w:val="nil"/>
              <w:right w:val="nil"/>
            </w:tcBorders>
            <w:shd w:val="clear" w:color="auto" w:fill="auto"/>
            <w:noWrap/>
            <w:vAlign w:val="center"/>
            <w:hideMark/>
          </w:tcPr>
          <w:p w14:paraId="175DB398"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transported out of reservoir during month</w:t>
            </w:r>
          </w:p>
        </w:tc>
      </w:tr>
      <w:tr w:rsidR="00311A95" w:rsidRPr="006A7023" w14:paraId="7E22FBE8" w14:textId="77777777" w:rsidTr="00FB4DBD">
        <w:trPr>
          <w:trHeight w:val="290"/>
        </w:trPr>
        <w:tc>
          <w:tcPr>
            <w:tcW w:w="2300" w:type="dxa"/>
            <w:tcBorders>
              <w:top w:val="nil"/>
              <w:left w:val="nil"/>
              <w:bottom w:val="nil"/>
              <w:right w:val="nil"/>
            </w:tcBorders>
            <w:shd w:val="clear" w:color="auto" w:fill="auto"/>
            <w:noWrap/>
            <w:vAlign w:val="bottom"/>
            <w:hideMark/>
          </w:tcPr>
          <w:p w14:paraId="4E8EB372"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resoutm</w:t>
            </w:r>
            <w:proofErr w:type="spellEnd"/>
            <w:r w:rsidRPr="006A7023">
              <w:rPr>
                <w:rFonts w:ascii="Times New Roman" w:hAnsi="Times New Roman" w:cs="Times New Roman"/>
              </w:rPr>
              <w:t>(48, river)</w:t>
            </w:r>
          </w:p>
        </w:tc>
        <w:tc>
          <w:tcPr>
            <w:tcW w:w="7860" w:type="dxa"/>
            <w:tcBorders>
              <w:top w:val="nil"/>
              <w:left w:val="nil"/>
              <w:bottom w:val="nil"/>
              <w:right w:val="nil"/>
            </w:tcBorders>
            <w:shd w:val="clear" w:color="auto" w:fill="auto"/>
            <w:noWrap/>
            <w:vAlign w:val="center"/>
            <w:hideMark/>
          </w:tcPr>
          <w:p w14:paraId="538706F6"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concentration in reservoir water during month</w:t>
            </w:r>
          </w:p>
        </w:tc>
      </w:tr>
      <w:tr w:rsidR="00311A95" w:rsidRPr="006A7023" w14:paraId="5DF1EAF1" w14:textId="77777777" w:rsidTr="00FB4DBD">
        <w:trPr>
          <w:trHeight w:val="290"/>
        </w:trPr>
        <w:tc>
          <w:tcPr>
            <w:tcW w:w="2300" w:type="dxa"/>
            <w:tcBorders>
              <w:top w:val="nil"/>
              <w:left w:val="nil"/>
              <w:bottom w:val="nil"/>
              <w:right w:val="nil"/>
            </w:tcBorders>
            <w:shd w:val="clear" w:color="auto" w:fill="auto"/>
            <w:noWrap/>
            <w:vAlign w:val="bottom"/>
            <w:hideMark/>
          </w:tcPr>
          <w:p w14:paraId="1F26ECBE"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resoutm</w:t>
            </w:r>
            <w:proofErr w:type="spellEnd"/>
            <w:r w:rsidRPr="006A7023">
              <w:rPr>
                <w:rFonts w:ascii="Times New Roman" w:hAnsi="Times New Roman" w:cs="Times New Roman"/>
              </w:rPr>
              <w:t>(49, river)</w:t>
            </w:r>
          </w:p>
        </w:tc>
        <w:tc>
          <w:tcPr>
            <w:tcW w:w="7860" w:type="dxa"/>
            <w:tcBorders>
              <w:top w:val="nil"/>
              <w:left w:val="nil"/>
              <w:bottom w:val="nil"/>
              <w:right w:val="nil"/>
            </w:tcBorders>
            <w:shd w:val="clear" w:color="auto" w:fill="auto"/>
            <w:noWrap/>
            <w:vAlign w:val="center"/>
            <w:hideMark/>
          </w:tcPr>
          <w:p w14:paraId="3354F96F"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concentration in reservoir sediment layer during month</w:t>
            </w:r>
          </w:p>
        </w:tc>
      </w:tr>
      <w:tr w:rsidR="00311A95" w:rsidRPr="006A7023" w14:paraId="5C2FC097" w14:textId="77777777" w:rsidTr="00FB4DBD">
        <w:trPr>
          <w:trHeight w:val="290"/>
        </w:trPr>
        <w:tc>
          <w:tcPr>
            <w:tcW w:w="2300" w:type="dxa"/>
            <w:tcBorders>
              <w:top w:val="nil"/>
              <w:left w:val="nil"/>
              <w:bottom w:val="nil"/>
              <w:right w:val="nil"/>
            </w:tcBorders>
            <w:shd w:val="clear" w:color="auto" w:fill="auto"/>
            <w:noWrap/>
            <w:vAlign w:val="bottom"/>
            <w:hideMark/>
          </w:tcPr>
          <w:p w14:paraId="24CF14AA"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respfasi</w:t>
            </w:r>
            <w:proofErr w:type="spellEnd"/>
          </w:p>
        </w:tc>
        <w:tc>
          <w:tcPr>
            <w:tcW w:w="7860" w:type="dxa"/>
            <w:tcBorders>
              <w:top w:val="nil"/>
              <w:left w:val="nil"/>
              <w:bottom w:val="nil"/>
              <w:right w:val="nil"/>
            </w:tcBorders>
            <w:shd w:val="clear" w:color="auto" w:fill="auto"/>
            <w:noWrap/>
            <w:vAlign w:val="center"/>
            <w:hideMark/>
          </w:tcPr>
          <w:p w14:paraId="375893ED"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entering reservoir on day</w:t>
            </w:r>
          </w:p>
        </w:tc>
      </w:tr>
      <w:tr w:rsidR="00311A95" w:rsidRPr="006A7023" w14:paraId="477D6887" w14:textId="77777777" w:rsidTr="00FB4DBD">
        <w:trPr>
          <w:trHeight w:val="290"/>
        </w:trPr>
        <w:tc>
          <w:tcPr>
            <w:tcW w:w="2300" w:type="dxa"/>
            <w:tcBorders>
              <w:top w:val="nil"/>
              <w:left w:val="nil"/>
              <w:bottom w:val="nil"/>
              <w:right w:val="nil"/>
            </w:tcBorders>
            <w:shd w:val="clear" w:color="auto" w:fill="auto"/>
            <w:noWrap/>
            <w:vAlign w:val="bottom"/>
            <w:hideMark/>
          </w:tcPr>
          <w:p w14:paraId="2EFC445D"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resuspfas</w:t>
            </w:r>
            <w:proofErr w:type="spellEnd"/>
          </w:p>
        </w:tc>
        <w:tc>
          <w:tcPr>
            <w:tcW w:w="7860" w:type="dxa"/>
            <w:tcBorders>
              <w:top w:val="nil"/>
              <w:left w:val="nil"/>
              <w:bottom w:val="nil"/>
              <w:right w:val="nil"/>
            </w:tcBorders>
            <w:shd w:val="clear" w:color="auto" w:fill="auto"/>
            <w:noWrap/>
            <w:vAlign w:val="center"/>
            <w:hideMark/>
          </w:tcPr>
          <w:p w14:paraId="1ED75FA8"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moving from sediment to lake water due to resuspension</w:t>
            </w:r>
          </w:p>
        </w:tc>
      </w:tr>
      <w:tr w:rsidR="00311A95" w:rsidRPr="006A7023" w14:paraId="2A7CBABA" w14:textId="77777777" w:rsidTr="00FB4DBD">
        <w:trPr>
          <w:trHeight w:val="290"/>
        </w:trPr>
        <w:tc>
          <w:tcPr>
            <w:tcW w:w="2300" w:type="dxa"/>
            <w:tcBorders>
              <w:top w:val="nil"/>
              <w:left w:val="nil"/>
              <w:bottom w:val="nil"/>
              <w:right w:val="nil"/>
            </w:tcBorders>
            <w:shd w:val="clear" w:color="auto" w:fill="auto"/>
            <w:noWrap/>
            <w:vAlign w:val="bottom"/>
            <w:hideMark/>
          </w:tcPr>
          <w:p w14:paraId="311FDB3C"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sedpfas</w:t>
            </w:r>
            <w:proofErr w:type="spellEnd"/>
          </w:p>
        </w:tc>
        <w:tc>
          <w:tcPr>
            <w:tcW w:w="7860" w:type="dxa"/>
            <w:tcBorders>
              <w:top w:val="nil"/>
              <w:left w:val="nil"/>
              <w:bottom w:val="nil"/>
              <w:right w:val="nil"/>
            </w:tcBorders>
            <w:shd w:val="clear" w:color="auto" w:fill="auto"/>
            <w:noWrap/>
            <w:vAlign w:val="center"/>
            <w:hideMark/>
          </w:tcPr>
          <w:p w14:paraId="2E2A5E9F"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in riverbed sediment</w:t>
            </w:r>
          </w:p>
        </w:tc>
      </w:tr>
      <w:tr w:rsidR="00311A95" w:rsidRPr="006A7023" w14:paraId="08E3AA4B" w14:textId="77777777" w:rsidTr="00FB4DBD">
        <w:trPr>
          <w:trHeight w:val="290"/>
        </w:trPr>
        <w:tc>
          <w:tcPr>
            <w:tcW w:w="2300" w:type="dxa"/>
            <w:tcBorders>
              <w:top w:val="nil"/>
              <w:left w:val="nil"/>
              <w:bottom w:val="nil"/>
              <w:right w:val="nil"/>
            </w:tcBorders>
            <w:shd w:val="clear" w:color="auto" w:fill="auto"/>
            <w:noWrap/>
            <w:vAlign w:val="bottom"/>
            <w:hideMark/>
          </w:tcPr>
          <w:p w14:paraId="0E14378F"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sedpfas_act</w:t>
            </w:r>
            <w:proofErr w:type="spellEnd"/>
          </w:p>
        </w:tc>
        <w:tc>
          <w:tcPr>
            <w:tcW w:w="7860" w:type="dxa"/>
            <w:tcBorders>
              <w:top w:val="nil"/>
              <w:left w:val="nil"/>
              <w:bottom w:val="nil"/>
              <w:right w:val="nil"/>
            </w:tcBorders>
            <w:shd w:val="clear" w:color="auto" w:fill="auto"/>
            <w:noWrap/>
            <w:vAlign w:val="center"/>
            <w:hideMark/>
          </w:tcPr>
          <w:p w14:paraId="38A40F17"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depth of active sediment layer in reach for PFAS accumulation</w:t>
            </w:r>
          </w:p>
        </w:tc>
      </w:tr>
      <w:tr w:rsidR="00311A95" w:rsidRPr="006A7023" w14:paraId="46099F01" w14:textId="77777777" w:rsidTr="00FB4DBD">
        <w:trPr>
          <w:trHeight w:val="290"/>
        </w:trPr>
        <w:tc>
          <w:tcPr>
            <w:tcW w:w="2300" w:type="dxa"/>
            <w:tcBorders>
              <w:top w:val="nil"/>
              <w:left w:val="nil"/>
              <w:bottom w:val="nil"/>
              <w:right w:val="nil"/>
            </w:tcBorders>
            <w:shd w:val="clear" w:color="auto" w:fill="auto"/>
            <w:noWrap/>
            <w:vAlign w:val="bottom"/>
            <w:hideMark/>
          </w:tcPr>
          <w:p w14:paraId="2108B6EC"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sedpfas_conc</w:t>
            </w:r>
            <w:proofErr w:type="spellEnd"/>
          </w:p>
        </w:tc>
        <w:tc>
          <w:tcPr>
            <w:tcW w:w="7860" w:type="dxa"/>
            <w:tcBorders>
              <w:top w:val="nil"/>
              <w:left w:val="nil"/>
              <w:bottom w:val="nil"/>
              <w:right w:val="nil"/>
            </w:tcBorders>
            <w:shd w:val="clear" w:color="auto" w:fill="auto"/>
            <w:noWrap/>
            <w:vAlign w:val="center"/>
            <w:hideMark/>
          </w:tcPr>
          <w:p w14:paraId="665E2DA2"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initial PFAS concentration in riverbed sediment</w:t>
            </w:r>
          </w:p>
        </w:tc>
      </w:tr>
      <w:tr w:rsidR="00311A95" w:rsidRPr="006A7023" w14:paraId="1EC5E91D" w14:textId="77777777" w:rsidTr="00FB4DBD">
        <w:trPr>
          <w:trHeight w:val="290"/>
        </w:trPr>
        <w:tc>
          <w:tcPr>
            <w:tcW w:w="2300" w:type="dxa"/>
            <w:tcBorders>
              <w:top w:val="nil"/>
              <w:left w:val="nil"/>
              <w:bottom w:val="nil"/>
              <w:right w:val="nil"/>
            </w:tcBorders>
            <w:shd w:val="clear" w:color="auto" w:fill="auto"/>
            <w:noWrap/>
            <w:vAlign w:val="bottom"/>
            <w:hideMark/>
          </w:tcPr>
          <w:p w14:paraId="7A25CC91"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sedpfasmass</w:t>
            </w:r>
            <w:proofErr w:type="spellEnd"/>
          </w:p>
        </w:tc>
        <w:tc>
          <w:tcPr>
            <w:tcW w:w="7860" w:type="dxa"/>
            <w:tcBorders>
              <w:top w:val="nil"/>
              <w:left w:val="nil"/>
              <w:bottom w:val="nil"/>
              <w:right w:val="nil"/>
            </w:tcBorders>
            <w:shd w:val="clear" w:color="auto" w:fill="auto"/>
            <w:noWrap/>
            <w:vAlign w:val="center"/>
            <w:hideMark/>
          </w:tcPr>
          <w:p w14:paraId="1725C366"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amount in riverbed sediment</w:t>
            </w:r>
          </w:p>
        </w:tc>
      </w:tr>
      <w:tr w:rsidR="00311A95" w:rsidRPr="006A7023" w14:paraId="6C3ED7A7" w14:textId="77777777" w:rsidTr="00FB4DBD">
        <w:trPr>
          <w:trHeight w:val="290"/>
        </w:trPr>
        <w:tc>
          <w:tcPr>
            <w:tcW w:w="2300" w:type="dxa"/>
            <w:tcBorders>
              <w:top w:val="nil"/>
              <w:left w:val="nil"/>
              <w:bottom w:val="nil"/>
              <w:right w:val="nil"/>
            </w:tcBorders>
            <w:shd w:val="clear" w:color="auto" w:fill="auto"/>
            <w:noWrap/>
            <w:vAlign w:val="bottom"/>
            <w:hideMark/>
          </w:tcPr>
          <w:p w14:paraId="298CB4D5"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setlpfas</w:t>
            </w:r>
            <w:proofErr w:type="spellEnd"/>
          </w:p>
        </w:tc>
        <w:tc>
          <w:tcPr>
            <w:tcW w:w="7860" w:type="dxa"/>
            <w:tcBorders>
              <w:top w:val="nil"/>
              <w:left w:val="nil"/>
              <w:bottom w:val="nil"/>
              <w:right w:val="nil"/>
            </w:tcBorders>
            <w:shd w:val="clear" w:color="auto" w:fill="auto"/>
            <w:noWrap/>
            <w:vAlign w:val="center"/>
            <w:hideMark/>
          </w:tcPr>
          <w:p w14:paraId="16022B2B"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moving from water to sediment due to settling</w:t>
            </w:r>
          </w:p>
        </w:tc>
      </w:tr>
      <w:tr w:rsidR="00311A95" w:rsidRPr="006A7023" w14:paraId="26063CE2" w14:textId="77777777" w:rsidTr="00FB4DBD">
        <w:trPr>
          <w:trHeight w:val="290"/>
        </w:trPr>
        <w:tc>
          <w:tcPr>
            <w:tcW w:w="2300" w:type="dxa"/>
            <w:tcBorders>
              <w:top w:val="nil"/>
              <w:left w:val="nil"/>
              <w:bottom w:val="nil"/>
              <w:right w:val="nil"/>
            </w:tcBorders>
            <w:shd w:val="clear" w:color="auto" w:fill="auto"/>
            <w:noWrap/>
            <w:vAlign w:val="bottom"/>
          </w:tcPr>
          <w:p w14:paraId="41E40300"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C42455">
              <w:rPr>
                <w:rFonts w:ascii="Times New Roman" w:hAnsi="Times New Roman" w:cs="Times New Roman"/>
              </w:rPr>
              <w:t>pfas_mw</w:t>
            </w:r>
            <w:proofErr w:type="spellEnd"/>
          </w:p>
        </w:tc>
        <w:tc>
          <w:tcPr>
            <w:tcW w:w="7860" w:type="dxa"/>
            <w:tcBorders>
              <w:top w:val="nil"/>
              <w:left w:val="nil"/>
              <w:bottom w:val="nil"/>
              <w:right w:val="nil"/>
            </w:tcBorders>
            <w:shd w:val="clear" w:color="auto" w:fill="auto"/>
            <w:noWrap/>
            <w:vAlign w:val="center"/>
          </w:tcPr>
          <w:p w14:paraId="6353EF0A"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D243F2">
              <w:rPr>
                <w:rFonts w:ascii="Times New Roman" w:hAnsi="Times New Roman" w:cs="Times New Roman"/>
                <w:sz w:val="20"/>
                <w:szCs w:val="20"/>
              </w:rPr>
              <w:t>PFAS molecular weight</w:t>
            </w:r>
          </w:p>
        </w:tc>
      </w:tr>
      <w:tr w:rsidR="00311A95" w:rsidRPr="006A7023" w14:paraId="0D0E3E5F" w14:textId="77777777" w:rsidTr="00FB4DBD">
        <w:trPr>
          <w:trHeight w:val="290"/>
        </w:trPr>
        <w:tc>
          <w:tcPr>
            <w:tcW w:w="2300" w:type="dxa"/>
            <w:tcBorders>
              <w:top w:val="nil"/>
              <w:left w:val="nil"/>
              <w:bottom w:val="nil"/>
              <w:right w:val="nil"/>
            </w:tcBorders>
            <w:shd w:val="clear" w:color="auto" w:fill="auto"/>
            <w:noWrap/>
            <w:vAlign w:val="bottom"/>
          </w:tcPr>
          <w:p w14:paraId="585A734E" w14:textId="77777777" w:rsidR="00311A95" w:rsidRPr="00C42455" w:rsidRDefault="00311A95" w:rsidP="00FB4DBD">
            <w:pPr>
              <w:pStyle w:val="TableParagraph"/>
              <w:spacing w:line="360" w:lineRule="auto"/>
              <w:jc w:val="both"/>
              <w:rPr>
                <w:rFonts w:ascii="Times New Roman" w:hAnsi="Times New Roman" w:cs="Times New Roman"/>
              </w:rPr>
            </w:pPr>
            <w:proofErr w:type="spellStart"/>
            <w:r w:rsidRPr="004A386F">
              <w:rPr>
                <w:rFonts w:ascii="Times New Roman" w:hAnsi="Times New Roman" w:cs="Times New Roman"/>
              </w:rPr>
              <w:t>pfas_kl</w:t>
            </w:r>
            <w:proofErr w:type="spellEnd"/>
          </w:p>
        </w:tc>
        <w:tc>
          <w:tcPr>
            <w:tcW w:w="7860" w:type="dxa"/>
            <w:tcBorders>
              <w:top w:val="nil"/>
              <w:left w:val="nil"/>
              <w:bottom w:val="nil"/>
              <w:right w:val="nil"/>
            </w:tcBorders>
            <w:shd w:val="clear" w:color="auto" w:fill="auto"/>
            <w:noWrap/>
            <w:vAlign w:val="center"/>
          </w:tcPr>
          <w:p w14:paraId="210662EF" w14:textId="77777777" w:rsidR="00311A95" w:rsidRPr="00D243F2" w:rsidRDefault="00311A95" w:rsidP="00FB4DBD">
            <w:pPr>
              <w:pStyle w:val="TableParagraph"/>
              <w:spacing w:line="360" w:lineRule="auto"/>
              <w:jc w:val="both"/>
              <w:rPr>
                <w:rFonts w:ascii="Times New Roman" w:hAnsi="Times New Roman" w:cs="Times New Roman"/>
                <w:sz w:val="20"/>
                <w:szCs w:val="20"/>
              </w:rPr>
            </w:pPr>
            <w:r w:rsidRPr="004A386F">
              <w:rPr>
                <w:rFonts w:ascii="Times New Roman" w:hAnsi="Times New Roman" w:cs="Times New Roman"/>
                <w:sz w:val="20"/>
                <w:szCs w:val="20"/>
              </w:rPr>
              <w:t>Concentration independent Langmuir coefficient</w:t>
            </w:r>
          </w:p>
        </w:tc>
      </w:tr>
      <w:tr w:rsidR="00311A95" w:rsidRPr="006A7023" w14:paraId="382D11F7" w14:textId="77777777" w:rsidTr="00FB4DBD">
        <w:trPr>
          <w:trHeight w:val="290"/>
        </w:trPr>
        <w:tc>
          <w:tcPr>
            <w:tcW w:w="2300" w:type="dxa"/>
            <w:tcBorders>
              <w:top w:val="nil"/>
              <w:left w:val="nil"/>
              <w:bottom w:val="nil"/>
              <w:right w:val="nil"/>
            </w:tcBorders>
            <w:shd w:val="clear" w:color="auto" w:fill="auto"/>
            <w:noWrap/>
            <w:vAlign w:val="bottom"/>
          </w:tcPr>
          <w:p w14:paraId="767B8A4A" w14:textId="77777777" w:rsidR="00311A95" w:rsidRPr="004A386F" w:rsidRDefault="00311A95" w:rsidP="00FB4DBD">
            <w:pPr>
              <w:pStyle w:val="TableParagraph"/>
              <w:spacing w:line="360" w:lineRule="auto"/>
              <w:jc w:val="both"/>
              <w:rPr>
                <w:rFonts w:ascii="Times New Roman" w:hAnsi="Times New Roman" w:cs="Times New Roman"/>
              </w:rPr>
            </w:pPr>
            <w:proofErr w:type="spellStart"/>
            <w:r w:rsidRPr="004A386F">
              <w:rPr>
                <w:rFonts w:ascii="Times New Roman" w:hAnsi="Times New Roman" w:cs="Times New Roman"/>
              </w:rPr>
              <w:t>pfas_N</w:t>
            </w:r>
            <w:proofErr w:type="spellEnd"/>
          </w:p>
        </w:tc>
        <w:tc>
          <w:tcPr>
            <w:tcW w:w="7860" w:type="dxa"/>
            <w:tcBorders>
              <w:top w:val="nil"/>
              <w:left w:val="nil"/>
              <w:bottom w:val="nil"/>
              <w:right w:val="nil"/>
            </w:tcBorders>
            <w:shd w:val="clear" w:color="auto" w:fill="auto"/>
            <w:noWrap/>
            <w:vAlign w:val="center"/>
          </w:tcPr>
          <w:p w14:paraId="7C753988" w14:textId="77777777" w:rsidR="00311A95" w:rsidRPr="004A386F" w:rsidRDefault="00311A95" w:rsidP="00FB4DBD">
            <w:pPr>
              <w:pStyle w:val="TableParagraph"/>
              <w:spacing w:line="360" w:lineRule="auto"/>
              <w:jc w:val="both"/>
              <w:rPr>
                <w:rFonts w:ascii="Times New Roman" w:hAnsi="Times New Roman" w:cs="Times New Roman"/>
                <w:sz w:val="20"/>
                <w:szCs w:val="20"/>
              </w:rPr>
            </w:pPr>
            <w:r w:rsidRPr="00452508">
              <w:rPr>
                <w:rFonts w:ascii="Times New Roman" w:hAnsi="Times New Roman" w:cs="Times New Roman"/>
                <w:sz w:val="20"/>
                <w:szCs w:val="20"/>
              </w:rPr>
              <w:t>the Freundlich exponent</w:t>
            </w:r>
            <w:r>
              <w:rPr>
                <w:rFonts w:ascii="Times New Roman" w:hAnsi="Times New Roman" w:cs="Times New Roman"/>
                <w:sz w:val="20"/>
                <w:szCs w:val="20"/>
              </w:rPr>
              <w:t xml:space="preserve"> n</w:t>
            </w:r>
          </w:p>
        </w:tc>
      </w:tr>
      <w:tr w:rsidR="00311A95" w:rsidRPr="006A7023" w14:paraId="3D1789F7" w14:textId="77777777" w:rsidTr="00FB4DBD">
        <w:trPr>
          <w:trHeight w:val="290"/>
        </w:trPr>
        <w:tc>
          <w:tcPr>
            <w:tcW w:w="2300" w:type="dxa"/>
            <w:tcBorders>
              <w:top w:val="nil"/>
              <w:left w:val="nil"/>
              <w:bottom w:val="nil"/>
              <w:right w:val="nil"/>
            </w:tcBorders>
            <w:shd w:val="clear" w:color="auto" w:fill="auto"/>
            <w:noWrap/>
            <w:vAlign w:val="bottom"/>
          </w:tcPr>
          <w:p w14:paraId="3416F870" w14:textId="77777777" w:rsidR="00311A95" w:rsidRPr="004A386F" w:rsidRDefault="00311A95" w:rsidP="00FB4DBD">
            <w:pPr>
              <w:pStyle w:val="TableParagraph"/>
              <w:spacing w:line="360" w:lineRule="auto"/>
              <w:jc w:val="both"/>
              <w:rPr>
                <w:rFonts w:ascii="Times New Roman" w:hAnsi="Times New Roman" w:cs="Times New Roman"/>
              </w:rPr>
            </w:pPr>
            <w:proofErr w:type="spellStart"/>
            <w:r w:rsidRPr="00452508">
              <w:rPr>
                <w:rFonts w:ascii="Times New Roman" w:hAnsi="Times New Roman" w:cs="Times New Roman"/>
              </w:rPr>
              <w:t>pfas_kf</w:t>
            </w:r>
            <w:proofErr w:type="spellEnd"/>
          </w:p>
        </w:tc>
        <w:tc>
          <w:tcPr>
            <w:tcW w:w="7860" w:type="dxa"/>
            <w:tcBorders>
              <w:top w:val="nil"/>
              <w:left w:val="nil"/>
              <w:bottom w:val="nil"/>
              <w:right w:val="nil"/>
            </w:tcBorders>
            <w:shd w:val="clear" w:color="auto" w:fill="auto"/>
            <w:noWrap/>
            <w:vAlign w:val="center"/>
          </w:tcPr>
          <w:p w14:paraId="7045B401" w14:textId="77777777" w:rsidR="00311A95" w:rsidRPr="00452508" w:rsidRDefault="00311A95" w:rsidP="00FB4DBD">
            <w:pPr>
              <w:pStyle w:val="TableParagraph"/>
              <w:spacing w:line="360" w:lineRule="auto"/>
              <w:jc w:val="both"/>
              <w:rPr>
                <w:rFonts w:ascii="Times New Roman" w:hAnsi="Times New Roman" w:cs="Times New Roman"/>
                <w:sz w:val="20"/>
                <w:szCs w:val="20"/>
              </w:rPr>
            </w:pPr>
            <w:r w:rsidRPr="00452508">
              <w:rPr>
                <w:rFonts w:ascii="Times New Roman" w:hAnsi="Times New Roman" w:cs="Times New Roman"/>
                <w:sz w:val="20"/>
                <w:szCs w:val="20"/>
              </w:rPr>
              <w:t xml:space="preserve">Freundlich </w:t>
            </w:r>
            <w:r w:rsidRPr="00A40956">
              <w:rPr>
                <w:rFonts w:ascii="Times New Roman" w:hAnsi="Times New Roman" w:cs="Times New Roman"/>
                <w:sz w:val="20"/>
                <w:szCs w:val="20"/>
              </w:rPr>
              <w:t>PFAS sorption coefficient</w:t>
            </w:r>
          </w:p>
        </w:tc>
      </w:tr>
      <w:tr w:rsidR="00311A95" w:rsidRPr="006A7023" w14:paraId="414B20B3" w14:textId="77777777" w:rsidTr="00FB4DBD">
        <w:trPr>
          <w:trHeight w:val="290"/>
        </w:trPr>
        <w:tc>
          <w:tcPr>
            <w:tcW w:w="2300" w:type="dxa"/>
            <w:tcBorders>
              <w:top w:val="nil"/>
              <w:left w:val="nil"/>
              <w:bottom w:val="nil"/>
              <w:right w:val="nil"/>
            </w:tcBorders>
            <w:shd w:val="clear" w:color="auto" w:fill="auto"/>
            <w:noWrap/>
            <w:vAlign w:val="bottom"/>
          </w:tcPr>
          <w:p w14:paraId="4B14AF75" w14:textId="77777777" w:rsidR="00311A95" w:rsidRPr="00452508" w:rsidRDefault="00311A95" w:rsidP="00FB4DBD">
            <w:pPr>
              <w:pStyle w:val="TableParagraph"/>
              <w:spacing w:line="360" w:lineRule="auto"/>
              <w:jc w:val="both"/>
              <w:rPr>
                <w:rFonts w:ascii="Times New Roman" w:hAnsi="Times New Roman" w:cs="Times New Roman"/>
              </w:rPr>
            </w:pPr>
            <w:proofErr w:type="spellStart"/>
            <w:r w:rsidRPr="00AE1582">
              <w:rPr>
                <w:rFonts w:ascii="Times New Roman" w:hAnsi="Times New Roman" w:cs="Times New Roman"/>
              </w:rPr>
              <w:t>pfas_sol</w:t>
            </w:r>
            <w:proofErr w:type="spellEnd"/>
          </w:p>
        </w:tc>
        <w:tc>
          <w:tcPr>
            <w:tcW w:w="7860" w:type="dxa"/>
            <w:tcBorders>
              <w:top w:val="nil"/>
              <w:left w:val="nil"/>
              <w:bottom w:val="nil"/>
              <w:right w:val="nil"/>
            </w:tcBorders>
            <w:shd w:val="clear" w:color="auto" w:fill="auto"/>
            <w:noWrap/>
            <w:vAlign w:val="center"/>
          </w:tcPr>
          <w:p w14:paraId="739BF677" w14:textId="77777777" w:rsidR="00311A95" w:rsidRPr="00452508" w:rsidRDefault="00311A95" w:rsidP="00FB4DBD">
            <w:pPr>
              <w:pStyle w:val="TableParagraph"/>
              <w:spacing w:line="360" w:lineRule="auto"/>
              <w:jc w:val="both"/>
              <w:rPr>
                <w:rFonts w:ascii="Times New Roman" w:hAnsi="Times New Roman" w:cs="Times New Roman"/>
                <w:sz w:val="20"/>
                <w:szCs w:val="20"/>
              </w:rPr>
            </w:pPr>
            <w:r w:rsidRPr="00AE1582">
              <w:rPr>
                <w:rFonts w:ascii="Times New Roman" w:hAnsi="Times New Roman" w:cs="Times New Roman"/>
                <w:sz w:val="20"/>
                <w:szCs w:val="20"/>
              </w:rPr>
              <w:t>PFAS maximum solubility</w:t>
            </w:r>
          </w:p>
        </w:tc>
      </w:tr>
      <w:tr w:rsidR="00311A95" w:rsidRPr="006A7023" w14:paraId="2B110BF8" w14:textId="77777777" w:rsidTr="00FB4DBD">
        <w:trPr>
          <w:trHeight w:val="290"/>
        </w:trPr>
        <w:tc>
          <w:tcPr>
            <w:tcW w:w="2300" w:type="dxa"/>
            <w:tcBorders>
              <w:top w:val="nil"/>
              <w:left w:val="nil"/>
              <w:bottom w:val="nil"/>
              <w:right w:val="nil"/>
            </w:tcBorders>
            <w:shd w:val="clear" w:color="auto" w:fill="auto"/>
            <w:noWrap/>
            <w:vAlign w:val="bottom"/>
          </w:tcPr>
          <w:p w14:paraId="7A325B66" w14:textId="77777777" w:rsidR="00311A95" w:rsidRPr="00AE1582" w:rsidRDefault="00311A95" w:rsidP="00FB4DBD">
            <w:pPr>
              <w:pStyle w:val="TableParagraph"/>
              <w:spacing w:line="360" w:lineRule="auto"/>
              <w:jc w:val="both"/>
              <w:rPr>
                <w:rFonts w:ascii="Times New Roman" w:hAnsi="Times New Roman" w:cs="Times New Roman"/>
              </w:rPr>
            </w:pPr>
            <w:proofErr w:type="spellStart"/>
            <w:r w:rsidRPr="00962542">
              <w:rPr>
                <w:rFonts w:ascii="Times New Roman" w:hAnsi="Times New Roman" w:cs="Times New Roman"/>
              </w:rPr>
              <w:t>sol_pfas</w:t>
            </w:r>
            <w:proofErr w:type="spellEnd"/>
          </w:p>
        </w:tc>
        <w:tc>
          <w:tcPr>
            <w:tcW w:w="7860" w:type="dxa"/>
            <w:tcBorders>
              <w:top w:val="nil"/>
              <w:left w:val="nil"/>
              <w:bottom w:val="nil"/>
              <w:right w:val="nil"/>
            </w:tcBorders>
            <w:shd w:val="clear" w:color="auto" w:fill="auto"/>
            <w:noWrap/>
            <w:vAlign w:val="center"/>
          </w:tcPr>
          <w:p w14:paraId="78E9593A" w14:textId="77777777" w:rsidR="00311A95" w:rsidRPr="00AE1582" w:rsidRDefault="00311A95" w:rsidP="00FB4DBD">
            <w:pPr>
              <w:pStyle w:val="TableParagraph"/>
              <w:spacing w:line="360" w:lineRule="auto"/>
              <w:jc w:val="both"/>
              <w:rPr>
                <w:rFonts w:ascii="Times New Roman" w:hAnsi="Times New Roman" w:cs="Times New Roman"/>
                <w:sz w:val="20"/>
                <w:szCs w:val="20"/>
              </w:rPr>
            </w:pPr>
            <w:r w:rsidRPr="00962542">
              <w:rPr>
                <w:rFonts w:ascii="Times New Roman" w:hAnsi="Times New Roman" w:cs="Times New Roman"/>
                <w:sz w:val="20"/>
                <w:szCs w:val="20"/>
              </w:rPr>
              <w:t>amount of PFAS in layer</w:t>
            </w:r>
          </w:p>
        </w:tc>
      </w:tr>
      <w:tr w:rsidR="00311A95" w:rsidRPr="006A7023" w14:paraId="57094444" w14:textId="77777777" w:rsidTr="00FB4DBD">
        <w:trPr>
          <w:trHeight w:val="290"/>
        </w:trPr>
        <w:tc>
          <w:tcPr>
            <w:tcW w:w="2300" w:type="dxa"/>
            <w:tcBorders>
              <w:top w:val="nil"/>
              <w:left w:val="nil"/>
              <w:bottom w:val="nil"/>
              <w:right w:val="nil"/>
            </w:tcBorders>
            <w:shd w:val="clear" w:color="auto" w:fill="auto"/>
            <w:noWrap/>
            <w:vAlign w:val="bottom"/>
          </w:tcPr>
          <w:p w14:paraId="4804F359" w14:textId="77777777" w:rsidR="00311A95" w:rsidRPr="00962542" w:rsidRDefault="00311A95" w:rsidP="00FB4DBD">
            <w:pPr>
              <w:pStyle w:val="TableParagraph"/>
              <w:spacing w:line="360" w:lineRule="auto"/>
              <w:jc w:val="both"/>
              <w:rPr>
                <w:rFonts w:ascii="Times New Roman" w:hAnsi="Times New Roman" w:cs="Times New Roman"/>
              </w:rPr>
            </w:pPr>
            <w:proofErr w:type="spellStart"/>
            <w:r w:rsidRPr="000323BF">
              <w:rPr>
                <w:rFonts w:ascii="Times New Roman" w:hAnsi="Times New Roman" w:cs="Times New Roman"/>
              </w:rPr>
              <w:lastRenderedPageBreak/>
              <w:t>pfas_Cw</w:t>
            </w:r>
            <w:proofErr w:type="spellEnd"/>
          </w:p>
        </w:tc>
        <w:tc>
          <w:tcPr>
            <w:tcW w:w="7860" w:type="dxa"/>
            <w:tcBorders>
              <w:top w:val="nil"/>
              <w:left w:val="nil"/>
              <w:bottom w:val="nil"/>
              <w:right w:val="nil"/>
            </w:tcBorders>
            <w:shd w:val="clear" w:color="auto" w:fill="auto"/>
            <w:noWrap/>
            <w:vAlign w:val="center"/>
          </w:tcPr>
          <w:p w14:paraId="00F87766" w14:textId="77777777" w:rsidR="00311A95" w:rsidRPr="00962542" w:rsidRDefault="00311A95" w:rsidP="00FB4DBD">
            <w:pPr>
              <w:pStyle w:val="TableParagraph"/>
              <w:spacing w:line="360" w:lineRule="auto"/>
              <w:jc w:val="both"/>
              <w:rPr>
                <w:rFonts w:ascii="Times New Roman" w:hAnsi="Times New Roman" w:cs="Times New Roman"/>
                <w:sz w:val="20"/>
                <w:szCs w:val="20"/>
              </w:rPr>
            </w:pPr>
            <w:r w:rsidRPr="000323BF">
              <w:rPr>
                <w:rFonts w:ascii="Times New Roman" w:hAnsi="Times New Roman" w:cs="Times New Roman"/>
                <w:sz w:val="20"/>
                <w:szCs w:val="20"/>
              </w:rPr>
              <w:t>the aqueous-phase equilibrium concentration of PFAS</w:t>
            </w:r>
          </w:p>
        </w:tc>
      </w:tr>
      <w:tr w:rsidR="00311A95" w:rsidRPr="006A7023" w14:paraId="143A9FF1" w14:textId="77777777" w:rsidTr="00FB4DBD">
        <w:trPr>
          <w:trHeight w:val="290"/>
        </w:trPr>
        <w:tc>
          <w:tcPr>
            <w:tcW w:w="2300" w:type="dxa"/>
            <w:tcBorders>
              <w:top w:val="nil"/>
              <w:left w:val="nil"/>
              <w:right w:val="nil"/>
            </w:tcBorders>
            <w:shd w:val="clear" w:color="auto" w:fill="auto"/>
            <w:noWrap/>
            <w:vAlign w:val="bottom"/>
          </w:tcPr>
          <w:p w14:paraId="198CD819" w14:textId="77777777" w:rsidR="00311A95" w:rsidRPr="000323BF" w:rsidRDefault="00311A95" w:rsidP="00FB4DBD">
            <w:pPr>
              <w:pStyle w:val="TableParagraph"/>
              <w:spacing w:line="360" w:lineRule="auto"/>
              <w:jc w:val="both"/>
              <w:rPr>
                <w:rFonts w:ascii="Times New Roman" w:hAnsi="Times New Roman" w:cs="Times New Roman"/>
              </w:rPr>
            </w:pPr>
            <w:proofErr w:type="spellStart"/>
            <w:r w:rsidRPr="005873F4">
              <w:rPr>
                <w:rFonts w:ascii="Times New Roman" w:hAnsi="Times New Roman" w:cs="Times New Roman"/>
              </w:rPr>
              <w:t>pfassol</w:t>
            </w:r>
            <w:proofErr w:type="spellEnd"/>
          </w:p>
        </w:tc>
        <w:tc>
          <w:tcPr>
            <w:tcW w:w="7860" w:type="dxa"/>
            <w:tcBorders>
              <w:top w:val="nil"/>
              <w:left w:val="nil"/>
              <w:right w:val="nil"/>
            </w:tcBorders>
            <w:shd w:val="clear" w:color="auto" w:fill="auto"/>
            <w:noWrap/>
            <w:vAlign w:val="center"/>
          </w:tcPr>
          <w:p w14:paraId="4B4AEB88" w14:textId="77777777" w:rsidR="00311A95" w:rsidRPr="000323BF" w:rsidRDefault="00311A95" w:rsidP="00FB4DBD">
            <w:pPr>
              <w:pStyle w:val="TableParagraph"/>
              <w:spacing w:line="360" w:lineRule="auto"/>
              <w:jc w:val="both"/>
              <w:rPr>
                <w:rFonts w:ascii="Times New Roman" w:hAnsi="Times New Roman" w:cs="Times New Roman"/>
                <w:sz w:val="20"/>
                <w:szCs w:val="20"/>
              </w:rPr>
            </w:pPr>
            <w:r w:rsidRPr="00B60DC9">
              <w:rPr>
                <w:rFonts w:ascii="Times New Roman" w:hAnsi="Times New Roman" w:cs="Times New Roman"/>
                <w:sz w:val="20"/>
                <w:szCs w:val="20"/>
              </w:rPr>
              <w:t>amount of PFAS type leached from soil</w:t>
            </w:r>
            <w:r>
              <w:rPr>
                <w:rFonts w:ascii="Times New Roman" w:hAnsi="Times New Roman" w:cs="Times New Roman"/>
                <w:sz w:val="20"/>
                <w:szCs w:val="20"/>
              </w:rPr>
              <w:t xml:space="preserve"> </w:t>
            </w:r>
            <w:r w:rsidRPr="00B60DC9">
              <w:rPr>
                <w:rFonts w:ascii="Times New Roman" w:hAnsi="Times New Roman" w:cs="Times New Roman"/>
                <w:sz w:val="20"/>
                <w:szCs w:val="20"/>
              </w:rPr>
              <w:t>|profile on current day</w:t>
            </w:r>
          </w:p>
        </w:tc>
      </w:tr>
      <w:tr w:rsidR="00311A95" w:rsidRPr="006A7023" w14:paraId="1468463E" w14:textId="77777777" w:rsidTr="00FB4DBD">
        <w:trPr>
          <w:trHeight w:val="290"/>
        </w:trPr>
        <w:tc>
          <w:tcPr>
            <w:tcW w:w="2300" w:type="dxa"/>
            <w:tcBorders>
              <w:top w:val="nil"/>
              <w:left w:val="nil"/>
              <w:bottom w:val="single" w:sz="4" w:space="0" w:color="auto"/>
              <w:right w:val="nil"/>
            </w:tcBorders>
            <w:shd w:val="clear" w:color="auto" w:fill="auto"/>
            <w:noWrap/>
            <w:vAlign w:val="bottom"/>
          </w:tcPr>
          <w:p w14:paraId="2816AABB" w14:textId="77777777" w:rsidR="00311A95" w:rsidRPr="005873F4" w:rsidRDefault="00311A95" w:rsidP="00FB4DBD">
            <w:pPr>
              <w:pStyle w:val="TableParagraph"/>
              <w:spacing w:line="360" w:lineRule="auto"/>
              <w:jc w:val="both"/>
              <w:rPr>
                <w:rFonts w:ascii="Times New Roman" w:hAnsi="Times New Roman" w:cs="Times New Roman"/>
              </w:rPr>
            </w:pPr>
            <w:r w:rsidRPr="00B60DC9">
              <w:rPr>
                <w:rFonts w:ascii="Times New Roman" w:hAnsi="Times New Roman" w:cs="Times New Roman"/>
              </w:rPr>
              <w:t>PFAS_AW</w:t>
            </w:r>
          </w:p>
        </w:tc>
        <w:tc>
          <w:tcPr>
            <w:tcW w:w="7860" w:type="dxa"/>
            <w:tcBorders>
              <w:top w:val="nil"/>
              <w:left w:val="nil"/>
              <w:bottom w:val="single" w:sz="4" w:space="0" w:color="auto"/>
              <w:right w:val="nil"/>
            </w:tcBorders>
            <w:shd w:val="clear" w:color="auto" w:fill="auto"/>
            <w:noWrap/>
            <w:vAlign w:val="center"/>
          </w:tcPr>
          <w:p w14:paraId="08A09B08" w14:textId="77777777" w:rsidR="00311A95" w:rsidRPr="00B60DC9" w:rsidRDefault="00311A95" w:rsidP="00FB4DBD">
            <w:pPr>
              <w:pStyle w:val="TableParagraph"/>
              <w:spacing w:line="360" w:lineRule="auto"/>
              <w:jc w:val="both"/>
              <w:rPr>
                <w:rFonts w:ascii="Times New Roman" w:hAnsi="Times New Roman" w:cs="Times New Roman"/>
                <w:sz w:val="20"/>
                <w:szCs w:val="20"/>
              </w:rPr>
            </w:pPr>
            <w:r w:rsidRPr="00640737">
              <w:rPr>
                <w:rFonts w:ascii="Times New Roman" w:hAnsi="Times New Roman" w:cs="Times New Roman"/>
                <w:sz w:val="20"/>
                <w:szCs w:val="20"/>
              </w:rPr>
              <w:t>Active Surface Area of Porous media</w:t>
            </w:r>
          </w:p>
        </w:tc>
      </w:tr>
      <w:tr w:rsidR="00311A95" w:rsidRPr="006A7023" w14:paraId="23C3544A" w14:textId="77777777" w:rsidTr="00FB4DBD">
        <w:trPr>
          <w:trHeight w:val="290"/>
        </w:trPr>
        <w:tc>
          <w:tcPr>
            <w:tcW w:w="2300" w:type="dxa"/>
            <w:tcBorders>
              <w:top w:val="single" w:sz="4" w:space="0" w:color="auto"/>
              <w:left w:val="nil"/>
              <w:bottom w:val="nil"/>
              <w:right w:val="nil"/>
            </w:tcBorders>
            <w:shd w:val="clear" w:color="auto" w:fill="auto"/>
            <w:noWrap/>
            <w:vAlign w:val="bottom"/>
          </w:tcPr>
          <w:p w14:paraId="7F5B852C" w14:textId="77777777" w:rsidR="00311A95" w:rsidRPr="004A386F" w:rsidRDefault="00311A95" w:rsidP="00FB4DBD">
            <w:pPr>
              <w:pStyle w:val="TableParagraph"/>
              <w:spacing w:line="360" w:lineRule="auto"/>
              <w:jc w:val="both"/>
              <w:rPr>
                <w:rFonts w:ascii="Times New Roman" w:hAnsi="Times New Roman" w:cs="Times New Roman"/>
              </w:rPr>
            </w:pPr>
          </w:p>
        </w:tc>
        <w:tc>
          <w:tcPr>
            <w:tcW w:w="7860" w:type="dxa"/>
            <w:tcBorders>
              <w:top w:val="single" w:sz="4" w:space="0" w:color="auto"/>
              <w:left w:val="nil"/>
              <w:bottom w:val="nil"/>
              <w:right w:val="nil"/>
            </w:tcBorders>
            <w:shd w:val="clear" w:color="auto" w:fill="auto"/>
            <w:noWrap/>
            <w:vAlign w:val="center"/>
          </w:tcPr>
          <w:p w14:paraId="7510E237" w14:textId="77777777" w:rsidR="00311A95" w:rsidRPr="004A386F" w:rsidRDefault="00311A95" w:rsidP="00FB4DBD">
            <w:pPr>
              <w:pStyle w:val="TableParagraph"/>
              <w:spacing w:line="360" w:lineRule="auto"/>
              <w:jc w:val="both"/>
              <w:rPr>
                <w:rFonts w:ascii="Times New Roman" w:hAnsi="Times New Roman" w:cs="Times New Roman"/>
                <w:sz w:val="20"/>
                <w:szCs w:val="20"/>
              </w:rPr>
            </w:pPr>
          </w:p>
        </w:tc>
      </w:tr>
    </w:tbl>
    <w:p w14:paraId="17855B8C" w14:textId="3BF1C6BB" w:rsidR="00311A95" w:rsidRDefault="00311A95" w:rsidP="00311A95">
      <w:pPr>
        <w:spacing w:line="360" w:lineRule="auto"/>
        <w:jc w:val="both"/>
        <w:rPr>
          <w:b/>
          <w:bCs/>
        </w:rPr>
      </w:pPr>
      <w:r>
        <w:rPr>
          <w:b/>
          <w:bCs/>
        </w:rPr>
        <w:t>2</w:t>
      </w:r>
      <w:r w:rsidRPr="0059344F">
        <w:rPr>
          <w:b/>
          <w:bCs/>
        </w:rPr>
        <w:t>. Preparing model input files for PFAS fate and transport simulation:</w:t>
      </w:r>
    </w:p>
    <w:p w14:paraId="7215DA54" w14:textId="77777777" w:rsidR="00311A95" w:rsidRPr="0059344F" w:rsidRDefault="00311A95" w:rsidP="00311A95">
      <w:pPr>
        <w:spacing w:line="360" w:lineRule="auto"/>
        <w:ind w:firstLine="720"/>
        <w:jc w:val="both"/>
        <w:rPr>
          <w:b/>
          <w:bCs/>
        </w:rPr>
      </w:pPr>
      <w:r w:rsidRPr="0059344F">
        <w:t>For the new SWAT-MODFLOW model input files,</w:t>
      </w:r>
      <w:r>
        <w:t xml:space="preserve"> the user should create a pfas database (pfas.dat) files and modify HRU chemical input files (*.chm), HRU soil layer file (*.sol), rivers water quality files (*.</w:t>
      </w:r>
      <w:proofErr w:type="spellStart"/>
      <w:r>
        <w:t>sqw</w:t>
      </w:r>
      <w:proofErr w:type="spellEnd"/>
      <w:r>
        <w:t>), lakes water quality files (*.</w:t>
      </w:r>
      <w:proofErr w:type="spellStart"/>
      <w:r>
        <w:t>lwq</w:t>
      </w:r>
      <w:proofErr w:type="spellEnd"/>
      <w:r>
        <w:t xml:space="preserve">), and configuration files (file.ico and </w:t>
      </w:r>
      <w:proofErr w:type="spellStart"/>
      <w:r>
        <w:t>basin.bsn</w:t>
      </w:r>
      <w:proofErr w:type="spellEnd"/>
      <w:r>
        <w:t xml:space="preserve">). </w:t>
      </w:r>
    </w:p>
    <w:p w14:paraId="4B65CBDD" w14:textId="7C4F4A32" w:rsidR="00311A95" w:rsidRPr="0059344F" w:rsidRDefault="00311A95" w:rsidP="00311A95">
      <w:pPr>
        <w:spacing w:line="360" w:lineRule="auto"/>
        <w:ind w:firstLine="720"/>
        <w:jc w:val="both"/>
      </w:pPr>
      <w:r>
        <w:t xml:space="preserve">The </w:t>
      </w:r>
      <w:r w:rsidRPr="0059344F">
        <w:t>pfas.dat</w:t>
      </w:r>
      <w:r>
        <w:t xml:space="preserve"> database</w:t>
      </w:r>
      <w:r w:rsidRPr="0059344F">
        <w:t xml:space="preserve"> contain</w:t>
      </w:r>
      <w:r>
        <w:t>s</w:t>
      </w:r>
      <w:r w:rsidRPr="0059344F">
        <w:t xml:space="preserve"> </w:t>
      </w:r>
      <w:r>
        <w:t xml:space="preserve">those </w:t>
      </w:r>
      <w:r w:rsidRPr="0059344F">
        <w:t>PFAS characteristics</w:t>
      </w:r>
      <w:r>
        <w:t xml:space="preserve"> independent of the soil’s physiochemical properties</w:t>
      </w:r>
      <w:r w:rsidRPr="0059344F">
        <w:t xml:space="preserve">. </w:t>
      </w:r>
      <w:r w:rsidRPr="001E3CF3">
        <w:rPr>
          <w:color w:val="4472C4" w:themeColor="accent1"/>
          <w:u w:val="single"/>
        </w:rPr>
        <w:t xml:space="preserve">Figure </w:t>
      </w:r>
      <w:r>
        <w:rPr>
          <w:color w:val="4472C4" w:themeColor="accent1"/>
          <w:u w:val="single"/>
        </w:rPr>
        <w:t xml:space="preserve">1 </w:t>
      </w:r>
      <w:r>
        <w:t>shows t</w:t>
      </w:r>
      <w:r w:rsidRPr="0059344F">
        <w:t>he structure of the pfas.dat file</w:t>
      </w:r>
      <w:r>
        <w:t>. The input file has seven columns:</w:t>
      </w:r>
      <w:r w:rsidRPr="0059344F">
        <w:t xml:space="preserve"> 1) ID</w:t>
      </w:r>
      <w:r>
        <w:t xml:space="preserve"> </w:t>
      </w:r>
      <w:r w:rsidRPr="0059344F">
        <w:t xml:space="preserve">is the PFAS </w:t>
      </w:r>
      <w:r>
        <w:t>identification number in the model,</w:t>
      </w:r>
      <w:r w:rsidRPr="0059344F">
        <w:t xml:space="preserve"> starting from </w:t>
      </w:r>
      <w:r>
        <w:t>one</w:t>
      </w:r>
      <w:r w:rsidRPr="0059344F">
        <w:t xml:space="preserve">; 2) Name of the PFAS compound; 3) </w:t>
      </w:r>
      <w:r>
        <w:t>T</w:t>
      </w:r>
      <w:r w:rsidRPr="0059344F">
        <w:t>he percolation coefficient (the recommended range is between 0.05 to 0.2)</w:t>
      </w:r>
      <w:r>
        <w:t>;</w:t>
      </w:r>
      <w:r w:rsidRPr="0059344F">
        <w:t xml:space="preserve"> 4) </w:t>
      </w:r>
      <w:r>
        <w:t>M</w:t>
      </w:r>
      <w:r w:rsidRPr="0059344F">
        <w:t>olecular weight of the PFAS compound</w:t>
      </w:r>
      <w:r>
        <w:t>;</w:t>
      </w:r>
      <w:r w:rsidRPr="0059344F">
        <w:t xml:space="preserve"> 5) the solubility of the PFAS compound. </w:t>
      </w:r>
      <w:r>
        <w:t>T</w:t>
      </w:r>
      <w:r w:rsidRPr="0059344F">
        <w:t xml:space="preserve">he </w:t>
      </w:r>
      <w:r>
        <w:t>PFAS compound’s solubility is high in pure water, but it differs</w:t>
      </w:r>
      <w:r w:rsidRPr="0059344F">
        <w:t xml:space="preserve"> from natural water. Therefore, use a solubility that fit</w:t>
      </w:r>
      <w:r>
        <w:t>s</w:t>
      </w:r>
      <w:r w:rsidRPr="0059344F">
        <w:t xml:space="preserve"> </w:t>
      </w:r>
      <w:r>
        <w:t>the condition in the watershed of interest;</w:t>
      </w:r>
      <w:r w:rsidRPr="0059344F">
        <w:t xml:space="preserve"> 6) the </w:t>
      </w:r>
      <w:r w:rsidRPr="001E19D5">
        <w:rPr>
          <w:i/>
          <w:iCs/>
        </w:rPr>
        <w:t>K</w:t>
      </w:r>
      <w:r w:rsidRPr="001E19D5">
        <w:rPr>
          <w:i/>
          <w:iCs/>
          <w:vertAlign w:val="subscript"/>
        </w:rPr>
        <w:t>L</w:t>
      </w:r>
      <w:r w:rsidRPr="0059344F">
        <w:t xml:space="preserve"> </w:t>
      </w:r>
      <w:r>
        <w:t xml:space="preserve">(l/nmol) </w:t>
      </w:r>
      <w:r w:rsidRPr="0059344F">
        <w:t xml:space="preserve">or the concentration-independent Langmuir coefficient; and 7) </w:t>
      </w:r>
      <w:proofErr w:type="spellStart"/>
      <w:r w:rsidRPr="001E19D5">
        <w:rPr>
          <w:i/>
          <w:iCs/>
        </w:rPr>
        <w:t>Ґ</w:t>
      </w:r>
      <w:r w:rsidRPr="001E19D5">
        <w:rPr>
          <w:i/>
          <w:iCs/>
          <w:vertAlign w:val="subscript"/>
        </w:rPr>
        <w:t>max</w:t>
      </w:r>
      <w:proofErr w:type="spellEnd"/>
      <w:r w:rsidRPr="0059344F">
        <w:t xml:space="preserve"> </w:t>
      </w:r>
      <w:r>
        <w:t>(nmol/m</w:t>
      </w:r>
      <w:r w:rsidRPr="009B4FD8">
        <w:rPr>
          <w:vertAlign w:val="superscript"/>
        </w:rPr>
        <w:t>2</w:t>
      </w:r>
      <w:r>
        <w:t xml:space="preserve">) </w:t>
      </w:r>
      <w:r w:rsidRPr="0059344F">
        <w:t>or the maximum surface concentration of the PFAS compound.</w:t>
      </w:r>
    </w:p>
    <w:p w14:paraId="1B4AC729" w14:textId="77777777" w:rsidR="00311A95" w:rsidRDefault="00311A95" w:rsidP="00311A95">
      <w:pPr>
        <w:spacing w:line="360" w:lineRule="auto"/>
        <w:jc w:val="both"/>
      </w:pPr>
      <w:r w:rsidRPr="0059344F">
        <w:rPr>
          <w:noProof/>
        </w:rPr>
        <w:drawing>
          <wp:inline distT="0" distB="0" distL="0" distR="0" wp14:anchorId="5F267F52" wp14:editId="62EF50D1">
            <wp:extent cx="5943600" cy="805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05180"/>
                    </a:xfrm>
                    <a:prstGeom prst="rect">
                      <a:avLst/>
                    </a:prstGeom>
                  </pic:spPr>
                </pic:pic>
              </a:graphicData>
            </a:graphic>
          </wp:inline>
        </w:drawing>
      </w:r>
    </w:p>
    <w:p w14:paraId="1EC73CA0" w14:textId="5117D985" w:rsidR="00311A95" w:rsidRPr="0059344F" w:rsidRDefault="00311A95" w:rsidP="00311A95">
      <w:pPr>
        <w:spacing w:line="360" w:lineRule="auto"/>
        <w:jc w:val="center"/>
      </w:pPr>
      <w:r w:rsidRPr="0033657D">
        <w:rPr>
          <w:b/>
          <w:bCs/>
        </w:rPr>
        <w:t xml:space="preserve">Figure </w:t>
      </w:r>
      <w:r>
        <w:rPr>
          <w:b/>
          <w:bCs/>
        </w:rPr>
        <w:t>1</w:t>
      </w:r>
      <w:r w:rsidRPr="0033657D">
        <w:rPr>
          <w:b/>
          <w:bCs/>
        </w:rPr>
        <w:t>:</w:t>
      </w:r>
      <w:r>
        <w:t xml:space="preserve"> Preparing pfas.dat model input file.</w:t>
      </w:r>
    </w:p>
    <w:p w14:paraId="5C6D7999" w14:textId="578B17A7" w:rsidR="00311A95" w:rsidRPr="0059344F" w:rsidRDefault="00311A95" w:rsidP="00311A95">
      <w:pPr>
        <w:spacing w:line="360" w:lineRule="auto"/>
        <w:ind w:firstLine="720"/>
        <w:jc w:val="both"/>
      </w:pPr>
      <w:r>
        <w:t>The information regarding PFAS in soil, including the PFAS mass, and adsorption coefficients (</w:t>
      </w:r>
      <w:r w:rsidRPr="00A46705">
        <w:rPr>
          <w:i/>
          <w:iCs/>
        </w:rPr>
        <w:t>k</w:t>
      </w:r>
      <w:r w:rsidRPr="00A46705">
        <w:rPr>
          <w:i/>
          <w:iCs/>
          <w:vertAlign w:val="subscript"/>
        </w:rPr>
        <w:t>f</w:t>
      </w:r>
      <w:r>
        <w:rPr>
          <w:i/>
          <w:iCs/>
          <w:vertAlign w:val="subscript"/>
        </w:rPr>
        <w:t xml:space="preserve"> </w:t>
      </w:r>
      <w:r>
        <w:t>and</w:t>
      </w:r>
      <w:r w:rsidRPr="0059344F">
        <w:t xml:space="preserve"> </w:t>
      </w:r>
      <w:r w:rsidRPr="00A46705">
        <w:rPr>
          <w:i/>
          <w:iCs/>
        </w:rPr>
        <w:t>n</w:t>
      </w:r>
      <w:r>
        <w:t xml:space="preserve">), must be defined in *.chm input files. </w:t>
      </w:r>
      <w:r w:rsidRPr="0059344F">
        <w:t xml:space="preserve">The user </w:t>
      </w:r>
      <w:r>
        <w:t>must</w:t>
      </w:r>
      <w:r w:rsidRPr="0059344F">
        <w:t xml:space="preserve"> provide </w:t>
      </w:r>
      <w:r>
        <w:t>four</w:t>
      </w:r>
      <w:r w:rsidRPr="0059344F">
        <w:t xml:space="preserve"> lines of information for each PFAS in the *.chm files</w:t>
      </w:r>
      <w:r>
        <w:t xml:space="preserve"> as shown in </w:t>
      </w:r>
      <w:r w:rsidRPr="00A46705">
        <w:rPr>
          <w:color w:val="0070C0"/>
          <w:u w:val="single"/>
        </w:rPr>
        <w:t xml:space="preserve">Figure </w:t>
      </w:r>
      <w:r>
        <w:rPr>
          <w:color w:val="0070C0"/>
          <w:u w:val="single"/>
        </w:rPr>
        <w:t>2</w:t>
      </w:r>
      <w:r w:rsidRPr="0059344F">
        <w:t>. The first column in each row is the ID of the PFAS</w:t>
      </w:r>
      <w:r>
        <w:t>,</w:t>
      </w:r>
      <w:r w:rsidRPr="0059344F">
        <w:t xml:space="preserve"> </w:t>
      </w:r>
      <w:r>
        <w:t>corresponding to the PFAS ID</w:t>
      </w:r>
      <w:r w:rsidRPr="0059344F">
        <w:t xml:space="preserve"> </w:t>
      </w:r>
      <w:r>
        <w:t xml:space="preserve">defined in </w:t>
      </w:r>
      <w:r w:rsidRPr="0059344F">
        <w:t xml:space="preserve">the pfas.dat file. The rest of the columns correspond to </w:t>
      </w:r>
      <w:r>
        <w:t xml:space="preserve">PFAS mass, kf, and n in </w:t>
      </w:r>
      <w:r w:rsidRPr="0059344F">
        <w:t xml:space="preserve">soil layers, starting from the first layer to the bottom of the vadose zone. </w:t>
      </w:r>
      <w:r>
        <w:t xml:space="preserve">The enrichment ratio must only be defined for the first layer. The range </w:t>
      </w:r>
      <w:r>
        <w:lastRenderedPageBreak/>
        <w:t xml:space="preserve">of enrichment ratio is between 0 to 1. The enrichment ratio value should be modified in the calibration processes of the model if needed; otherwise, leave it 1. </w:t>
      </w:r>
    </w:p>
    <w:p w14:paraId="6EDEDA9D" w14:textId="77777777" w:rsidR="00311A95" w:rsidRDefault="00311A95" w:rsidP="00311A95">
      <w:pPr>
        <w:spacing w:line="360" w:lineRule="auto"/>
        <w:jc w:val="both"/>
      </w:pPr>
      <w:r w:rsidRPr="0059344F">
        <w:rPr>
          <w:noProof/>
        </w:rPr>
        <w:drawing>
          <wp:inline distT="0" distB="0" distL="0" distR="0" wp14:anchorId="11FC4E93" wp14:editId="175F1F6B">
            <wp:extent cx="5935345" cy="25146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345" cy="2514600"/>
                    </a:xfrm>
                    <a:prstGeom prst="rect">
                      <a:avLst/>
                    </a:prstGeom>
                    <a:noFill/>
                    <a:ln>
                      <a:noFill/>
                    </a:ln>
                  </pic:spPr>
                </pic:pic>
              </a:graphicData>
            </a:graphic>
          </wp:inline>
        </w:drawing>
      </w:r>
    </w:p>
    <w:p w14:paraId="7675B8C9" w14:textId="018E59B9" w:rsidR="00311A95" w:rsidRDefault="00311A95" w:rsidP="00311A95">
      <w:pPr>
        <w:spacing w:line="360" w:lineRule="auto"/>
        <w:jc w:val="center"/>
      </w:pPr>
      <w:r w:rsidRPr="00E1716A">
        <w:rPr>
          <w:b/>
          <w:bCs/>
        </w:rPr>
        <w:t xml:space="preserve">Figure </w:t>
      </w:r>
      <w:r>
        <w:rPr>
          <w:b/>
          <w:bCs/>
        </w:rPr>
        <w:t>2</w:t>
      </w:r>
      <w:r w:rsidRPr="00E1716A">
        <w:rPr>
          <w:b/>
          <w:bCs/>
        </w:rPr>
        <w:t>:</w:t>
      </w:r>
      <w:r>
        <w:t xml:space="preserve"> Modifying HRU chemical input files (*.chm).</w:t>
      </w:r>
    </w:p>
    <w:p w14:paraId="1D3EEBAF" w14:textId="77777777" w:rsidR="00311A95" w:rsidRPr="0059344F" w:rsidRDefault="00311A95" w:rsidP="00311A95">
      <w:pPr>
        <w:spacing w:line="360" w:lineRule="auto"/>
        <w:jc w:val="center"/>
      </w:pPr>
    </w:p>
    <w:p w14:paraId="11E46B60" w14:textId="2F8BB6C9" w:rsidR="00311A95" w:rsidRPr="0059344F" w:rsidRDefault="00311A95" w:rsidP="00311A95">
      <w:pPr>
        <w:spacing w:line="360" w:lineRule="auto"/>
        <w:jc w:val="both"/>
      </w:pPr>
      <w:r w:rsidRPr="0059344F">
        <w:t>The user needs to add the soil D</w:t>
      </w:r>
      <w:r w:rsidRPr="00EE45E7">
        <w:rPr>
          <w:vertAlign w:val="subscript"/>
        </w:rPr>
        <w:t>50</w:t>
      </w:r>
      <w:r w:rsidRPr="0059344F">
        <w:t xml:space="preserve"> for every layer of each HRU in *.sol model input files</w:t>
      </w:r>
      <w:r>
        <w:t xml:space="preserve"> as shown in </w:t>
      </w:r>
      <w:r w:rsidRPr="000132FC">
        <w:rPr>
          <w:color w:val="0070C0"/>
          <w:u w:val="single"/>
        </w:rPr>
        <w:t xml:space="preserve">Figure </w:t>
      </w:r>
      <w:r>
        <w:rPr>
          <w:color w:val="0070C0"/>
          <w:u w:val="single"/>
        </w:rPr>
        <w:t>3</w:t>
      </w:r>
      <w:r>
        <w:t xml:space="preserve">. </w:t>
      </w:r>
    </w:p>
    <w:p w14:paraId="02F7EA57" w14:textId="77777777" w:rsidR="00311A95" w:rsidRDefault="00311A95" w:rsidP="00311A95">
      <w:pPr>
        <w:spacing w:line="360" w:lineRule="auto"/>
        <w:jc w:val="both"/>
      </w:pPr>
      <w:r w:rsidRPr="0059344F">
        <w:rPr>
          <w:noProof/>
        </w:rPr>
        <w:lastRenderedPageBreak/>
        <w:drawing>
          <wp:inline distT="0" distB="0" distL="0" distR="0" wp14:anchorId="37450052" wp14:editId="6D2A2952">
            <wp:extent cx="5935345" cy="355155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345" cy="3551555"/>
                    </a:xfrm>
                    <a:prstGeom prst="rect">
                      <a:avLst/>
                    </a:prstGeom>
                    <a:noFill/>
                    <a:ln>
                      <a:noFill/>
                    </a:ln>
                  </pic:spPr>
                </pic:pic>
              </a:graphicData>
            </a:graphic>
          </wp:inline>
        </w:drawing>
      </w:r>
    </w:p>
    <w:p w14:paraId="7BE5C260" w14:textId="32BE4C93" w:rsidR="00311A95" w:rsidRPr="00406764" w:rsidRDefault="00311A95" w:rsidP="00311A95">
      <w:pPr>
        <w:spacing w:line="360" w:lineRule="auto"/>
        <w:jc w:val="center"/>
      </w:pPr>
      <w:r w:rsidRPr="003930D9">
        <w:rPr>
          <w:b/>
          <w:bCs/>
        </w:rPr>
        <w:t xml:space="preserve">Figure </w:t>
      </w:r>
      <w:r>
        <w:rPr>
          <w:b/>
          <w:bCs/>
        </w:rPr>
        <w:t>3</w:t>
      </w:r>
      <w:r w:rsidRPr="003930D9">
        <w:rPr>
          <w:b/>
          <w:bCs/>
        </w:rPr>
        <w:t>:</w:t>
      </w:r>
      <w:r>
        <w:t xml:space="preserve"> Modifying *.sol model input file for including soil D</w:t>
      </w:r>
      <w:r w:rsidRPr="003930D9">
        <w:rPr>
          <w:vertAlign w:val="subscript"/>
        </w:rPr>
        <w:t>50</w:t>
      </w:r>
      <w:r>
        <w:t>.</w:t>
      </w:r>
    </w:p>
    <w:p w14:paraId="385ED49D" w14:textId="77777777" w:rsidR="00311A95" w:rsidRPr="0059344F" w:rsidRDefault="00311A95" w:rsidP="00311A95">
      <w:pPr>
        <w:spacing w:line="360" w:lineRule="auto"/>
        <w:jc w:val="both"/>
      </w:pPr>
    </w:p>
    <w:p w14:paraId="290F5FA2" w14:textId="19D2DF56" w:rsidR="00311A95" w:rsidRPr="0059344F" w:rsidRDefault="00311A95" w:rsidP="00311A95">
      <w:pPr>
        <w:spacing w:line="360" w:lineRule="auto"/>
        <w:ind w:firstLine="720"/>
        <w:jc w:val="both"/>
      </w:pPr>
      <w:r w:rsidRPr="0059344F">
        <w:t xml:space="preserve">The parameters related to PFAS fate and transport in </w:t>
      </w:r>
      <w:r>
        <w:t>impounding water bodies (lakes, reservoirs and wetlands)</w:t>
      </w:r>
      <w:r w:rsidRPr="0059344F">
        <w:t xml:space="preserve"> must be defined in *.</w:t>
      </w:r>
      <w:proofErr w:type="spellStart"/>
      <w:r w:rsidRPr="0059344F">
        <w:t>lwq</w:t>
      </w:r>
      <w:proofErr w:type="spellEnd"/>
      <w:r w:rsidRPr="0059344F">
        <w:t xml:space="preserve"> model input files</w:t>
      </w:r>
      <w:r>
        <w:t>,</w:t>
      </w:r>
      <w:r w:rsidRPr="0059344F">
        <w:t xml:space="preserve"> as </w:t>
      </w:r>
      <w:r>
        <w:t xml:space="preserve">shown in </w:t>
      </w:r>
      <w:r w:rsidRPr="00D00C6A">
        <w:t xml:space="preserve">Figure S12. The description of these parameters can be seen in </w:t>
      </w:r>
      <w:r w:rsidRPr="00D00C6A">
        <w:rPr>
          <w:color w:val="4472C4" w:themeColor="accent1"/>
          <w:u w:val="single"/>
        </w:rPr>
        <w:t xml:space="preserve">Figure </w:t>
      </w:r>
      <w:r>
        <w:rPr>
          <w:color w:val="4472C4" w:themeColor="accent1"/>
          <w:u w:val="single"/>
        </w:rPr>
        <w:t>4</w:t>
      </w:r>
      <w:r w:rsidRPr="00D00C6A">
        <w:t xml:space="preserve">. </w:t>
      </w:r>
    </w:p>
    <w:p w14:paraId="4DD48019" w14:textId="77777777" w:rsidR="00311A95" w:rsidRDefault="00311A95" w:rsidP="00311A95">
      <w:pPr>
        <w:spacing w:line="360" w:lineRule="auto"/>
        <w:jc w:val="both"/>
      </w:pPr>
      <w:r w:rsidRPr="0059344F">
        <w:rPr>
          <w:noProof/>
        </w:rPr>
        <w:drawing>
          <wp:inline distT="0" distB="0" distL="0" distR="0" wp14:anchorId="05801F56" wp14:editId="1F3ED320">
            <wp:extent cx="5943600" cy="1315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15085"/>
                    </a:xfrm>
                    <a:prstGeom prst="rect">
                      <a:avLst/>
                    </a:prstGeom>
                  </pic:spPr>
                </pic:pic>
              </a:graphicData>
            </a:graphic>
          </wp:inline>
        </w:drawing>
      </w:r>
    </w:p>
    <w:p w14:paraId="6C432C66" w14:textId="29A593A0" w:rsidR="00311A95" w:rsidRPr="0059344F" w:rsidRDefault="00311A95" w:rsidP="00311A95">
      <w:pPr>
        <w:spacing w:line="360" w:lineRule="auto"/>
        <w:jc w:val="center"/>
      </w:pPr>
      <w:r w:rsidRPr="000452CD">
        <w:rPr>
          <w:b/>
          <w:bCs/>
        </w:rPr>
        <w:t xml:space="preserve">Figure </w:t>
      </w:r>
      <w:r>
        <w:rPr>
          <w:b/>
          <w:bCs/>
        </w:rPr>
        <w:t>4</w:t>
      </w:r>
      <w:r w:rsidRPr="000452CD">
        <w:rPr>
          <w:b/>
          <w:bCs/>
        </w:rPr>
        <w:t>:</w:t>
      </w:r>
      <w:r>
        <w:t xml:space="preserve"> Modifying *.</w:t>
      </w:r>
      <w:proofErr w:type="spellStart"/>
      <w:r>
        <w:t>lwq</w:t>
      </w:r>
      <w:proofErr w:type="spellEnd"/>
      <w:r>
        <w:t xml:space="preserve"> model input files for including PFAS fate and transport parameters in lake simulation.</w:t>
      </w:r>
    </w:p>
    <w:p w14:paraId="680B45C8" w14:textId="17928682" w:rsidR="00311A95" w:rsidRPr="0059344F" w:rsidRDefault="00311A95" w:rsidP="00311A95">
      <w:pPr>
        <w:spacing w:line="360" w:lineRule="auto"/>
        <w:ind w:firstLine="720"/>
        <w:jc w:val="both"/>
      </w:pPr>
      <w:proofErr w:type="gramStart"/>
      <w:r>
        <w:t>Similar to</w:t>
      </w:r>
      <w:proofErr w:type="gramEnd"/>
      <w:r>
        <w:t xml:space="preserve"> PFAS fate and transport parameters in impounding waterbodies, the user must define</w:t>
      </w:r>
      <w:r w:rsidRPr="0059344F">
        <w:t xml:space="preserve"> parameters related to PFAS fate and transport in rivers</w:t>
      </w:r>
      <w:r>
        <w:t xml:space="preserve"> water quality input files </w:t>
      </w:r>
      <w:r w:rsidRPr="0059344F">
        <w:t xml:space="preserve"> </w:t>
      </w:r>
      <w:r>
        <w:t>(</w:t>
      </w:r>
      <w:r w:rsidRPr="0059344F">
        <w:t>*.</w:t>
      </w:r>
      <w:proofErr w:type="spellStart"/>
      <w:r w:rsidRPr="0059344F">
        <w:t>swq</w:t>
      </w:r>
      <w:proofErr w:type="spellEnd"/>
      <w:r>
        <w:t xml:space="preserve">) as shown in </w:t>
      </w:r>
      <w:r w:rsidRPr="00556C7D">
        <w:rPr>
          <w:color w:val="0070C0"/>
          <w:u w:val="single"/>
        </w:rPr>
        <w:t xml:space="preserve">Figure </w:t>
      </w:r>
      <w:r>
        <w:rPr>
          <w:color w:val="0070C0"/>
          <w:u w:val="single"/>
        </w:rPr>
        <w:t>5</w:t>
      </w:r>
      <w:r w:rsidRPr="0059344F">
        <w:t>:</w:t>
      </w:r>
    </w:p>
    <w:p w14:paraId="1380E5E5" w14:textId="77777777" w:rsidR="00311A95" w:rsidRDefault="00311A95" w:rsidP="00311A95">
      <w:pPr>
        <w:spacing w:line="360" w:lineRule="auto"/>
        <w:jc w:val="both"/>
      </w:pPr>
      <w:r w:rsidRPr="0059344F">
        <w:rPr>
          <w:noProof/>
        </w:rPr>
        <w:lastRenderedPageBreak/>
        <w:drawing>
          <wp:inline distT="0" distB="0" distL="0" distR="0" wp14:anchorId="483644E5" wp14:editId="64FDEFF6">
            <wp:extent cx="5943600" cy="1157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57605"/>
                    </a:xfrm>
                    <a:prstGeom prst="rect">
                      <a:avLst/>
                    </a:prstGeom>
                  </pic:spPr>
                </pic:pic>
              </a:graphicData>
            </a:graphic>
          </wp:inline>
        </w:drawing>
      </w:r>
    </w:p>
    <w:p w14:paraId="53004CAB" w14:textId="09D9A506" w:rsidR="00311A95" w:rsidRPr="0059344F" w:rsidRDefault="00311A95" w:rsidP="00311A95">
      <w:pPr>
        <w:spacing w:line="360" w:lineRule="auto"/>
        <w:jc w:val="center"/>
      </w:pPr>
      <w:r w:rsidRPr="000452CD">
        <w:rPr>
          <w:b/>
          <w:bCs/>
        </w:rPr>
        <w:t xml:space="preserve">Figure </w:t>
      </w:r>
      <w:r>
        <w:rPr>
          <w:b/>
          <w:bCs/>
        </w:rPr>
        <w:t>5</w:t>
      </w:r>
      <w:r w:rsidRPr="000452CD">
        <w:rPr>
          <w:b/>
          <w:bCs/>
        </w:rPr>
        <w:t>:</w:t>
      </w:r>
      <w:r>
        <w:t xml:space="preserve"> Modifying model input files for including instream PFAS fate and transport parameters.</w:t>
      </w:r>
    </w:p>
    <w:p w14:paraId="4D8A2B17" w14:textId="66C80A00" w:rsidR="00311A95" w:rsidRPr="0059344F" w:rsidRDefault="00311A95" w:rsidP="00311A95">
      <w:pPr>
        <w:spacing w:line="360" w:lineRule="auto"/>
        <w:ind w:firstLine="720"/>
        <w:jc w:val="both"/>
      </w:pPr>
      <w:r w:rsidRPr="0059344F">
        <w:t xml:space="preserve">The model can simulate </w:t>
      </w:r>
      <w:r>
        <w:t xml:space="preserve">an </w:t>
      </w:r>
      <w:r w:rsidRPr="0059344F">
        <w:t xml:space="preserve">unlimited number of PFAS in the soil but </w:t>
      </w:r>
      <w:r>
        <w:t xml:space="preserve">can </w:t>
      </w:r>
      <w:r w:rsidRPr="0059344F">
        <w:t xml:space="preserve">route one </w:t>
      </w:r>
      <w:r>
        <w:t xml:space="preserve">PFAS to the river network </w:t>
      </w:r>
      <w:r w:rsidRPr="0059344F">
        <w:t>during the simulation period. T</w:t>
      </w:r>
      <w:r>
        <w:t>herefore, t</w:t>
      </w:r>
      <w:r w:rsidRPr="0059344F">
        <w:t xml:space="preserve">he ID of the PFAS that should be routed to </w:t>
      </w:r>
      <w:r>
        <w:t xml:space="preserve">the </w:t>
      </w:r>
      <w:r w:rsidRPr="0059344F">
        <w:t xml:space="preserve">main channel (defined in pfas.dat) should be specified in the </w:t>
      </w:r>
      <w:proofErr w:type="spellStart"/>
      <w:r w:rsidRPr="0059344F">
        <w:t>basin.bsn</w:t>
      </w:r>
      <w:proofErr w:type="spellEnd"/>
      <w:r w:rsidRPr="0059344F">
        <w:t xml:space="preserve"> model input file as </w:t>
      </w:r>
      <w:r>
        <w:t xml:space="preserve">shown in </w:t>
      </w:r>
      <w:r w:rsidRPr="0072074B">
        <w:rPr>
          <w:color w:val="4472C4" w:themeColor="accent1"/>
          <w:u w:val="single"/>
        </w:rPr>
        <w:t xml:space="preserve">Figure </w:t>
      </w:r>
      <w:r>
        <w:rPr>
          <w:color w:val="4472C4" w:themeColor="accent1"/>
          <w:u w:val="single"/>
        </w:rPr>
        <w:t>6</w:t>
      </w:r>
      <w:r w:rsidRPr="0059344F">
        <w:t>. In this example, we need to route PFOS with the ID of 1</w:t>
      </w:r>
      <w:r>
        <w:t>;</w:t>
      </w:r>
      <w:r w:rsidRPr="0059344F">
        <w:t xml:space="preserve"> therefore, we set IRTPFAS equal to 1 here. </w:t>
      </w:r>
    </w:p>
    <w:p w14:paraId="48A3EB92" w14:textId="77777777" w:rsidR="00311A95" w:rsidRDefault="00311A95" w:rsidP="00311A95">
      <w:pPr>
        <w:spacing w:line="360" w:lineRule="auto"/>
        <w:jc w:val="both"/>
      </w:pPr>
      <w:r w:rsidRPr="0059344F">
        <w:rPr>
          <w:noProof/>
        </w:rPr>
        <w:drawing>
          <wp:inline distT="0" distB="0" distL="0" distR="0" wp14:anchorId="7CEBAA59" wp14:editId="77F30D71">
            <wp:extent cx="5943600" cy="17246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24660"/>
                    </a:xfrm>
                    <a:prstGeom prst="rect">
                      <a:avLst/>
                    </a:prstGeom>
                  </pic:spPr>
                </pic:pic>
              </a:graphicData>
            </a:graphic>
          </wp:inline>
        </w:drawing>
      </w:r>
    </w:p>
    <w:p w14:paraId="53910E30" w14:textId="77219BFD" w:rsidR="00311A95" w:rsidRPr="0059344F" w:rsidRDefault="00311A95" w:rsidP="00311A95">
      <w:pPr>
        <w:spacing w:line="360" w:lineRule="auto"/>
        <w:jc w:val="center"/>
      </w:pPr>
      <w:r w:rsidRPr="00970624">
        <w:rPr>
          <w:b/>
          <w:bCs/>
        </w:rPr>
        <w:t xml:space="preserve">Figure </w:t>
      </w:r>
      <w:r>
        <w:rPr>
          <w:b/>
          <w:bCs/>
        </w:rPr>
        <w:t>6</w:t>
      </w:r>
      <w:r w:rsidRPr="00970624">
        <w:rPr>
          <w:b/>
          <w:bCs/>
        </w:rPr>
        <w:t>:</w:t>
      </w:r>
      <w:r>
        <w:t xml:space="preserve"> Modifying </w:t>
      </w:r>
      <w:proofErr w:type="spellStart"/>
      <w:r>
        <w:t>basin.bsn</w:t>
      </w:r>
      <w:proofErr w:type="spellEnd"/>
      <w:r>
        <w:t xml:space="preserve"> model input files for specifying the PFAS that need to be routed to streams</w:t>
      </w:r>
    </w:p>
    <w:p w14:paraId="7EDA3295" w14:textId="77777777" w:rsidR="00311A95" w:rsidRPr="0059344F" w:rsidRDefault="00311A95" w:rsidP="00311A95">
      <w:pPr>
        <w:spacing w:line="360" w:lineRule="auto"/>
        <w:ind w:firstLine="720"/>
        <w:jc w:val="both"/>
      </w:pPr>
      <w:r w:rsidRPr="0059344F">
        <w:t>The inputs regarding WWTPs should be defined in *.</w:t>
      </w:r>
      <w:proofErr w:type="spellStart"/>
      <w:r w:rsidRPr="0059344F">
        <w:t>pnt</w:t>
      </w:r>
      <w:proofErr w:type="spellEnd"/>
      <w:r w:rsidRPr="0059344F">
        <w:t xml:space="preserve"> files. The first column is the number of days, starting from 1 and ending to 365</w:t>
      </w:r>
      <w:r>
        <w:t xml:space="preserve"> (or </w:t>
      </w:r>
      <w:r w:rsidRPr="0059344F">
        <w:t>366</w:t>
      </w:r>
      <w:r>
        <w:t xml:space="preserve"> in leap years)</w:t>
      </w:r>
      <w:r w:rsidRPr="0059344F">
        <w:t>. The second column is the year of simulation. The third column is the flow discharge of the WWTP (m</w:t>
      </w:r>
      <w:r w:rsidRPr="00F21365">
        <w:rPr>
          <w:vertAlign w:val="superscript"/>
        </w:rPr>
        <w:t>3</w:t>
      </w:r>
      <w:r w:rsidRPr="0059344F">
        <w:t xml:space="preserve">). </w:t>
      </w:r>
      <w:r>
        <w:t xml:space="preserve">The </w:t>
      </w:r>
      <w:r w:rsidRPr="0059344F">
        <w:t>last two columns, the first one is the disso</w:t>
      </w:r>
      <w:r>
        <w:t>l</w:t>
      </w:r>
      <w:r w:rsidRPr="0059344F">
        <w:t xml:space="preserve">ved PFAS and the second one is the sorbed PFAS loads from the WWTP. </w:t>
      </w:r>
    </w:p>
    <w:p w14:paraId="13D37498" w14:textId="77777777" w:rsidR="00311A95" w:rsidRDefault="00311A95" w:rsidP="00311A95">
      <w:pPr>
        <w:spacing w:line="360" w:lineRule="auto"/>
        <w:jc w:val="both"/>
      </w:pPr>
      <w:r w:rsidRPr="0059344F">
        <w:rPr>
          <w:noProof/>
        </w:rPr>
        <w:lastRenderedPageBreak/>
        <w:drawing>
          <wp:inline distT="0" distB="0" distL="0" distR="0" wp14:anchorId="4257A4A8" wp14:editId="37549D92">
            <wp:extent cx="5943600" cy="29889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88945"/>
                    </a:xfrm>
                    <a:prstGeom prst="rect">
                      <a:avLst/>
                    </a:prstGeom>
                    <a:noFill/>
                    <a:ln>
                      <a:noFill/>
                    </a:ln>
                  </pic:spPr>
                </pic:pic>
              </a:graphicData>
            </a:graphic>
          </wp:inline>
        </w:drawing>
      </w:r>
    </w:p>
    <w:p w14:paraId="322CA570" w14:textId="0723F60C" w:rsidR="00311A95" w:rsidRPr="0059344F" w:rsidRDefault="00311A95" w:rsidP="00311A95">
      <w:pPr>
        <w:spacing w:line="360" w:lineRule="auto"/>
        <w:jc w:val="both"/>
      </w:pPr>
      <w:r w:rsidRPr="00534CC4">
        <w:rPr>
          <w:b/>
          <w:bCs/>
        </w:rPr>
        <w:t xml:space="preserve">Figure </w:t>
      </w:r>
      <w:r>
        <w:rPr>
          <w:b/>
          <w:bCs/>
        </w:rPr>
        <w:t>7</w:t>
      </w:r>
      <w:r w:rsidRPr="00534CC4">
        <w:rPr>
          <w:b/>
          <w:bCs/>
        </w:rPr>
        <w:t>:</w:t>
      </w:r>
      <w:r>
        <w:t xml:space="preserve"> Modifying .</w:t>
      </w:r>
      <w:proofErr w:type="spellStart"/>
      <w:r>
        <w:t>pnt</w:t>
      </w:r>
      <w:proofErr w:type="spellEnd"/>
      <w:r>
        <w:t xml:space="preserve"> model input files for specifying PFAS loads from WWTPs to rivers</w:t>
      </w:r>
    </w:p>
    <w:p w14:paraId="75D398B2" w14:textId="304EAF78" w:rsidR="00311A95" w:rsidRPr="0059344F" w:rsidRDefault="00311A95" w:rsidP="00311A95">
      <w:pPr>
        <w:spacing w:line="360" w:lineRule="auto"/>
        <w:ind w:firstLine="720"/>
        <w:jc w:val="both"/>
      </w:pPr>
      <w:r w:rsidRPr="0059344F">
        <w:t>Regarding the biosolid application, the PFAS added with biosolid must be specified in *.mgt files</w:t>
      </w:r>
      <w:r>
        <w:t xml:space="preserve"> as shown in </w:t>
      </w:r>
      <w:r w:rsidRPr="00545933">
        <w:rPr>
          <w:color w:val="4472C4" w:themeColor="accent1"/>
          <w:u w:val="single"/>
        </w:rPr>
        <w:t xml:space="preserve">Figure </w:t>
      </w:r>
      <w:r>
        <w:rPr>
          <w:color w:val="4472C4" w:themeColor="accent1"/>
          <w:u w:val="single"/>
        </w:rPr>
        <w:t>8</w:t>
      </w:r>
      <w:r w:rsidRPr="0059344F">
        <w:t xml:space="preserve">. The first column indicating the date of biosolid application defined with heat unit measure. The second column is the management number. The management number for biosolid application must be always 18. The third column is the PFAS ID, the fourth column is the amount of PFAS (mg/ha) added to the soil. The last column is the depth for biosolid application. </w:t>
      </w:r>
    </w:p>
    <w:p w14:paraId="5195CACA" w14:textId="77777777" w:rsidR="00311A95" w:rsidRDefault="00311A95" w:rsidP="00311A95">
      <w:pPr>
        <w:spacing w:line="360" w:lineRule="auto"/>
        <w:jc w:val="both"/>
      </w:pPr>
      <w:r w:rsidRPr="0059344F">
        <w:rPr>
          <w:noProof/>
        </w:rPr>
        <w:drawing>
          <wp:inline distT="0" distB="0" distL="0" distR="0" wp14:anchorId="442DAA07" wp14:editId="26E0AD08">
            <wp:extent cx="5930900" cy="1710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1710055"/>
                    </a:xfrm>
                    <a:prstGeom prst="rect">
                      <a:avLst/>
                    </a:prstGeom>
                    <a:noFill/>
                    <a:ln>
                      <a:noFill/>
                    </a:ln>
                  </pic:spPr>
                </pic:pic>
              </a:graphicData>
            </a:graphic>
          </wp:inline>
        </w:drawing>
      </w:r>
    </w:p>
    <w:p w14:paraId="7A919766" w14:textId="4895475F" w:rsidR="00311A95" w:rsidRPr="0059344F" w:rsidRDefault="00311A95" w:rsidP="00311A95">
      <w:pPr>
        <w:spacing w:line="360" w:lineRule="auto"/>
        <w:jc w:val="center"/>
      </w:pPr>
      <w:r w:rsidRPr="005C0476">
        <w:rPr>
          <w:b/>
          <w:bCs/>
        </w:rPr>
        <w:t xml:space="preserve">Figure </w:t>
      </w:r>
      <w:r>
        <w:rPr>
          <w:b/>
          <w:bCs/>
        </w:rPr>
        <w:t>8</w:t>
      </w:r>
      <w:r w:rsidRPr="005C0476">
        <w:rPr>
          <w:b/>
          <w:bCs/>
        </w:rPr>
        <w:t>:</w:t>
      </w:r>
      <w:r>
        <w:t xml:space="preserve"> Modifying *.mgt model input files for including PFAS with biosolid application</w:t>
      </w:r>
    </w:p>
    <w:p w14:paraId="3E6A1319" w14:textId="1A9F2D67" w:rsidR="00311A95" w:rsidRPr="0059344F" w:rsidRDefault="00311A95" w:rsidP="00311A95">
      <w:pPr>
        <w:spacing w:line="360" w:lineRule="auto"/>
        <w:ind w:firstLine="720"/>
        <w:jc w:val="both"/>
      </w:pPr>
      <w:r w:rsidRPr="0059344F">
        <w:t>The file.ico should be modified by the user to include the</w:t>
      </w:r>
      <w:r>
        <w:t xml:space="preserve"> PFAS database</w:t>
      </w:r>
      <w:r w:rsidRPr="0059344F">
        <w:t xml:space="preserve"> </w:t>
      </w:r>
      <w:r>
        <w:t>(</w:t>
      </w:r>
      <w:r w:rsidRPr="0059344F">
        <w:t>pfas.dat</w:t>
      </w:r>
      <w:r>
        <w:t>) for the</w:t>
      </w:r>
      <w:r w:rsidRPr="0059344F">
        <w:t xml:space="preserve"> model input file and </w:t>
      </w:r>
      <w:r>
        <w:t>command the model to print</w:t>
      </w:r>
      <w:r w:rsidRPr="0059344F">
        <w:t xml:space="preserve"> output.pfas</w:t>
      </w:r>
      <w:r>
        <w:t xml:space="preserve"> as shown in </w:t>
      </w:r>
      <w:r w:rsidRPr="00CB5DA5">
        <w:rPr>
          <w:color w:val="4472C4" w:themeColor="accent1"/>
          <w:u w:val="single"/>
        </w:rPr>
        <w:t xml:space="preserve">Figure </w:t>
      </w:r>
      <w:r>
        <w:rPr>
          <w:color w:val="4472C4" w:themeColor="accent1"/>
          <w:u w:val="single"/>
        </w:rPr>
        <w:t>9</w:t>
      </w:r>
      <w:r w:rsidRPr="0059344F">
        <w:t xml:space="preserve">. Note that, when </w:t>
      </w:r>
      <w:r w:rsidRPr="0059344F">
        <w:lastRenderedPageBreak/>
        <w:t xml:space="preserve">the output.pfas is on, the model print PFAS with runoff, sediment transport and leaching for every HRU. Therefore, it increases the execution time of the model.   </w:t>
      </w:r>
    </w:p>
    <w:p w14:paraId="066B876B" w14:textId="77777777" w:rsidR="00311A95" w:rsidRDefault="00311A95" w:rsidP="00311A95">
      <w:pPr>
        <w:spacing w:line="360" w:lineRule="auto"/>
        <w:jc w:val="both"/>
      </w:pPr>
      <w:r>
        <w:rPr>
          <w:noProof/>
        </w:rPr>
        <w:drawing>
          <wp:inline distT="0" distB="0" distL="0" distR="0" wp14:anchorId="145AC142" wp14:editId="78B4C10A">
            <wp:extent cx="5977255" cy="383095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7255" cy="3830955"/>
                    </a:xfrm>
                    <a:prstGeom prst="rect">
                      <a:avLst/>
                    </a:prstGeom>
                    <a:noFill/>
                    <a:ln>
                      <a:noFill/>
                    </a:ln>
                  </pic:spPr>
                </pic:pic>
              </a:graphicData>
            </a:graphic>
          </wp:inline>
        </w:drawing>
      </w:r>
    </w:p>
    <w:p w14:paraId="6636C579" w14:textId="23ACF8B1" w:rsidR="00311A95" w:rsidRPr="0059344F" w:rsidRDefault="00311A95" w:rsidP="00311A95">
      <w:pPr>
        <w:spacing w:line="360" w:lineRule="auto"/>
        <w:jc w:val="center"/>
      </w:pPr>
      <w:r w:rsidRPr="005C0476">
        <w:rPr>
          <w:b/>
          <w:bCs/>
        </w:rPr>
        <w:t xml:space="preserve">Figure </w:t>
      </w:r>
      <w:r>
        <w:rPr>
          <w:b/>
          <w:bCs/>
        </w:rPr>
        <w:t>9</w:t>
      </w:r>
      <w:r w:rsidRPr="005C0476">
        <w:rPr>
          <w:b/>
          <w:bCs/>
        </w:rPr>
        <w:t>:</w:t>
      </w:r>
      <w:r>
        <w:t xml:space="preserve"> Modifying file.ico configuration file of the model.</w:t>
      </w:r>
    </w:p>
    <w:p w14:paraId="5E42963C" w14:textId="091ADB5E" w:rsidR="00311A95" w:rsidRPr="0059344F" w:rsidRDefault="00311A95" w:rsidP="00311A95">
      <w:pPr>
        <w:spacing w:line="360" w:lineRule="auto"/>
        <w:jc w:val="both"/>
      </w:pPr>
      <w:r w:rsidRPr="0059344F">
        <w:t xml:space="preserve">The </w:t>
      </w:r>
      <w:r>
        <w:t>standard</w:t>
      </w:r>
      <w:r w:rsidRPr="0059344F">
        <w:t xml:space="preserve"> output of the model </w:t>
      </w:r>
      <w:r>
        <w:t xml:space="preserve">for PFAS with surface runoff, sediment transport and leaching from HRUs are shown in </w:t>
      </w:r>
      <w:r w:rsidRPr="00CB5DA5">
        <w:rPr>
          <w:color w:val="4472C4" w:themeColor="accent1"/>
          <w:u w:val="single"/>
        </w:rPr>
        <w:t xml:space="preserve">Figure </w:t>
      </w:r>
      <w:r>
        <w:rPr>
          <w:color w:val="4472C4" w:themeColor="accent1"/>
          <w:u w:val="single"/>
        </w:rPr>
        <w:t>10</w:t>
      </w:r>
      <w:r w:rsidRPr="0059344F">
        <w:t>:</w:t>
      </w:r>
    </w:p>
    <w:p w14:paraId="3B8A6F7D" w14:textId="77777777" w:rsidR="00311A95" w:rsidRDefault="00311A95" w:rsidP="00311A95">
      <w:pPr>
        <w:spacing w:line="360" w:lineRule="auto"/>
        <w:jc w:val="both"/>
      </w:pPr>
      <w:r w:rsidRPr="0059344F">
        <w:rPr>
          <w:noProof/>
        </w:rPr>
        <w:lastRenderedPageBreak/>
        <w:drawing>
          <wp:inline distT="0" distB="0" distL="0" distR="0" wp14:anchorId="495E8216" wp14:editId="49B15DBC">
            <wp:extent cx="5935345" cy="4208145"/>
            <wp:effectExtent l="0" t="0" r="825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345" cy="4208145"/>
                    </a:xfrm>
                    <a:prstGeom prst="rect">
                      <a:avLst/>
                    </a:prstGeom>
                    <a:noFill/>
                    <a:ln>
                      <a:noFill/>
                    </a:ln>
                  </pic:spPr>
                </pic:pic>
              </a:graphicData>
            </a:graphic>
          </wp:inline>
        </w:drawing>
      </w:r>
    </w:p>
    <w:p w14:paraId="48E3D345" w14:textId="794FD82A" w:rsidR="00311A95" w:rsidRPr="0059344F" w:rsidRDefault="00311A95" w:rsidP="00311A95">
      <w:pPr>
        <w:spacing w:line="360" w:lineRule="auto"/>
        <w:jc w:val="center"/>
      </w:pPr>
      <w:r w:rsidRPr="00CB5DA5">
        <w:rPr>
          <w:b/>
          <w:bCs/>
        </w:rPr>
        <w:t xml:space="preserve">Figure </w:t>
      </w:r>
      <w:r>
        <w:rPr>
          <w:b/>
          <w:bCs/>
        </w:rPr>
        <w:t>10</w:t>
      </w:r>
      <w:r w:rsidRPr="00CB5DA5">
        <w:rPr>
          <w:b/>
          <w:bCs/>
        </w:rPr>
        <w:t>:</w:t>
      </w:r>
      <w:r>
        <w:t xml:space="preserve"> The output.pfas of the SWAT-MODFLOW model</w:t>
      </w:r>
    </w:p>
    <w:p w14:paraId="672CD522" w14:textId="77777777" w:rsidR="00311A95" w:rsidRDefault="00311A95" w:rsidP="00311A95">
      <w:pPr>
        <w:spacing w:line="360" w:lineRule="auto"/>
        <w:ind w:firstLine="720"/>
        <w:jc w:val="both"/>
      </w:pPr>
    </w:p>
    <w:p w14:paraId="3DF955BD" w14:textId="3094F6E3" w:rsidR="00311A95" w:rsidRPr="0059344F" w:rsidRDefault="00311A95" w:rsidP="00311A95">
      <w:pPr>
        <w:spacing w:line="360" w:lineRule="auto"/>
        <w:ind w:firstLine="720"/>
        <w:jc w:val="both"/>
      </w:pPr>
      <w:r w:rsidRPr="0059344F">
        <w:t xml:space="preserve">The output.rch prints the information regarding PFAS in the rivers. The structure of the </w:t>
      </w:r>
      <w:r>
        <w:t>output</w:t>
      </w:r>
      <w:r w:rsidRPr="0059344F">
        <w:t xml:space="preserve"> is </w:t>
      </w:r>
      <w:r>
        <w:t xml:space="preserve">shown in </w:t>
      </w:r>
      <w:r w:rsidRPr="00CB5DA5">
        <w:rPr>
          <w:color w:val="4472C4" w:themeColor="accent1"/>
          <w:u w:val="single"/>
        </w:rPr>
        <w:t xml:space="preserve">Figure </w:t>
      </w:r>
      <w:r>
        <w:rPr>
          <w:color w:val="4472C4" w:themeColor="accent1"/>
          <w:u w:val="single"/>
        </w:rPr>
        <w:t>11</w:t>
      </w:r>
      <w:r>
        <w:t>.</w:t>
      </w:r>
    </w:p>
    <w:p w14:paraId="215B0C14" w14:textId="77777777" w:rsidR="00311A95" w:rsidRDefault="00311A95" w:rsidP="00311A95">
      <w:pPr>
        <w:spacing w:line="360" w:lineRule="auto"/>
        <w:jc w:val="both"/>
      </w:pPr>
      <w:r w:rsidRPr="0059344F">
        <w:rPr>
          <w:noProof/>
        </w:rPr>
        <w:lastRenderedPageBreak/>
        <w:drawing>
          <wp:inline distT="0" distB="0" distL="0" distR="0" wp14:anchorId="3465C3AC" wp14:editId="3F10772D">
            <wp:extent cx="5935345" cy="2738755"/>
            <wp:effectExtent l="0" t="0" r="825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345" cy="2738755"/>
                    </a:xfrm>
                    <a:prstGeom prst="rect">
                      <a:avLst/>
                    </a:prstGeom>
                    <a:noFill/>
                    <a:ln>
                      <a:noFill/>
                    </a:ln>
                  </pic:spPr>
                </pic:pic>
              </a:graphicData>
            </a:graphic>
          </wp:inline>
        </w:drawing>
      </w:r>
    </w:p>
    <w:p w14:paraId="3CEB1BA1" w14:textId="1B8CBC95" w:rsidR="00311A95" w:rsidRDefault="00311A95" w:rsidP="00311A95">
      <w:pPr>
        <w:spacing w:line="360" w:lineRule="auto"/>
        <w:jc w:val="center"/>
      </w:pPr>
      <w:r w:rsidRPr="003D4AE9">
        <w:rPr>
          <w:b/>
          <w:bCs/>
        </w:rPr>
        <w:t xml:space="preserve">Figure </w:t>
      </w:r>
      <w:r>
        <w:rPr>
          <w:b/>
          <w:bCs/>
        </w:rPr>
        <w:t>11</w:t>
      </w:r>
      <w:r w:rsidRPr="003D4AE9">
        <w:rPr>
          <w:b/>
          <w:bCs/>
        </w:rPr>
        <w:t>:</w:t>
      </w:r>
      <w:r>
        <w:t xml:space="preserve"> The structure of the output.rch of the SWAT-MODFLOW model</w:t>
      </w:r>
    </w:p>
    <w:p w14:paraId="228FCA74" w14:textId="77777777" w:rsidR="00311A95" w:rsidRPr="0059344F" w:rsidRDefault="00311A95" w:rsidP="00311A95">
      <w:pPr>
        <w:spacing w:line="360" w:lineRule="auto"/>
        <w:jc w:val="both"/>
      </w:pPr>
    </w:p>
    <w:p w14:paraId="01568B40" w14:textId="6A96AD04" w:rsidR="00311A95" w:rsidRPr="0059344F" w:rsidRDefault="00311A95" w:rsidP="00311A95">
      <w:pPr>
        <w:spacing w:line="360" w:lineRule="auto"/>
        <w:ind w:firstLine="720"/>
        <w:jc w:val="both"/>
      </w:pPr>
      <w:r w:rsidRPr="0059344F">
        <w:t>The output.rsv prints the information regarding PFAS in lakes/reservoir/wetlands</w:t>
      </w:r>
      <w:r>
        <w:t xml:space="preserve"> (</w:t>
      </w:r>
      <w:r w:rsidRPr="003D4AE9">
        <w:rPr>
          <w:color w:val="4472C4" w:themeColor="accent1"/>
          <w:u w:val="single"/>
        </w:rPr>
        <w:t xml:space="preserve">Figure </w:t>
      </w:r>
      <w:r>
        <w:rPr>
          <w:color w:val="4472C4" w:themeColor="accent1"/>
          <w:u w:val="single"/>
        </w:rPr>
        <w:t>12</w:t>
      </w:r>
      <w:r>
        <w:t>)</w:t>
      </w:r>
      <w:r w:rsidRPr="0059344F">
        <w:t xml:space="preserve">. </w:t>
      </w:r>
      <w:r>
        <w:t>The output.rsv</w:t>
      </w:r>
      <w:r w:rsidRPr="0059344F">
        <w:t xml:space="preserve"> includes PFAS input and output to the water bodies as sorbed or dissolved forms, resuspension, settling, burial, and diffusion. </w:t>
      </w:r>
    </w:p>
    <w:p w14:paraId="7028D82F" w14:textId="77777777" w:rsidR="00311A95" w:rsidRDefault="00311A95" w:rsidP="00311A95"/>
    <w:p w14:paraId="69FA7D48" w14:textId="77777777" w:rsidR="00311A95" w:rsidRPr="00BC0DA8" w:rsidRDefault="00311A95" w:rsidP="00311A95">
      <w:r>
        <w:rPr>
          <w:noProof/>
        </w:rPr>
        <w:drawing>
          <wp:inline distT="0" distB="0" distL="0" distR="0" wp14:anchorId="75B8BD14" wp14:editId="4B3AB043">
            <wp:extent cx="5935345" cy="27305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345" cy="2730500"/>
                    </a:xfrm>
                    <a:prstGeom prst="rect">
                      <a:avLst/>
                    </a:prstGeom>
                    <a:noFill/>
                    <a:ln>
                      <a:noFill/>
                    </a:ln>
                  </pic:spPr>
                </pic:pic>
              </a:graphicData>
            </a:graphic>
          </wp:inline>
        </w:drawing>
      </w:r>
    </w:p>
    <w:p w14:paraId="49A5226D" w14:textId="77777777" w:rsidR="00311A95" w:rsidRDefault="00311A95" w:rsidP="00311A95">
      <w:pPr>
        <w:rPr>
          <w:b/>
          <w:bCs/>
        </w:rPr>
      </w:pPr>
      <w:r>
        <w:rPr>
          <w:b/>
          <w:bCs/>
        </w:rPr>
        <w:br w:type="page"/>
      </w:r>
    </w:p>
    <w:p w14:paraId="7F3D8984" w14:textId="77777777" w:rsidR="000175F1" w:rsidRPr="00006956" w:rsidRDefault="000175F1" w:rsidP="000175F1">
      <w:pPr>
        <w:rPr>
          <w:b/>
          <w:bCs/>
        </w:rPr>
      </w:pPr>
      <w:r w:rsidRPr="00006956">
        <w:rPr>
          <w:b/>
          <w:bCs/>
        </w:rPr>
        <w:lastRenderedPageBreak/>
        <w:t>References</w:t>
      </w:r>
      <w:r>
        <w:rPr>
          <w:b/>
          <w:bCs/>
        </w:rPr>
        <w:t>:</w:t>
      </w:r>
    </w:p>
    <w:p w14:paraId="76D17E2B" w14:textId="77777777" w:rsidR="000175F1" w:rsidRPr="005D66E2" w:rsidRDefault="000175F1" w:rsidP="000175F1">
      <w:pPr>
        <w:pStyle w:val="Bibliography"/>
        <w:spacing w:line="360" w:lineRule="auto"/>
        <w:jc w:val="both"/>
        <w:rPr>
          <w:rFonts w:cs="Times New Roman"/>
        </w:rPr>
      </w:pPr>
      <w:proofErr w:type="spellStart"/>
      <w:r w:rsidRPr="005D66E2">
        <w:rPr>
          <w:rFonts w:cs="Times New Roman"/>
        </w:rPr>
        <w:t>Barrada</w:t>
      </w:r>
      <w:proofErr w:type="spellEnd"/>
      <w:r w:rsidRPr="005D66E2">
        <w:rPr>
          <w:rFonts w:cs="Times New Roman"/>
        </w:rPr>
        <w:t xml:space="preserve">, M., </w:t>
      </w:r>
      <w:proofErr w:type="spellStart"/>
      <w:r w:rsidRPr="005D66E2">
        <w:rPr>
          <w:rFonts w:cs="Times New Roman"/>
        </w:rPr>
        <w:t>Hasnaoui</w:t>
      </w:r>
      <w:proofErr w:type="spellEnd"/>
      <w:r w:rsidRPr="005D66E2">
        <w:rPr>
          <w:rFonts w:cs="Times New Roman"/>
        </w:rPr>
        <w:t xml:space="preserve">, M.L., </w:t>
      </w:r>
      <w:proofErr w:type="spellStart"/>
      <w:r w:rsidRPr="005D66E2">
        <w:rPr>
          <w:rFonts w:cs="Times New Roman"/>
        </w:rPr>
        <w:t>Ouaissa</w:t>
      </w:r>
      <w:proofErr w:type="spellEnd"/>
      <w:r w:rsidRPr="005D66E2">
        <w:rPr>
          <w:rFonts w:cs="Times New Roman"/>
        </w:rPr>
        <w:t>, M., 2020. On the Global Convergence of Improved Halley</w:t>
      </w:r>
      <w:r>
        <w:rPr>
          <w:rFonts w:cs="Times New Roman"/>
        </w:rPr>
        <w:t>’</w:t>
      </w:r>
      <w:r w:rsidRPr="005D66E2">
        <w:rPr>
          <w:rFonts w:cs="Times New Roman"/>
        </w:rPr>
        <w:t>s Method. Engineering Letters 28.</w:t>
      </w:r>
    </w:p>
    <w:p w14:paraId="07343A11" w14:textId="77777777" w:rsidR="003F04DA" w:rsidRDefault="003F04DA"/>
    <w:sectPr w:rsidR="003F04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LTStd-Roman">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00308"/>
    <w:multiLevelType w:val="hybridMultilevel"/>
    <w:tmpl w:val="D3502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D2045"/>
    <w:multiLevelType w:val="hybridMultilevel"/>
    <w:tmpl w:val="14D6A5A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A1722C4"/>
    <w:multiLevelType w:val="hybridMultilevel"/>
    <w:tmpl w:val="49BE6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D6445"/>
    <w:multiLevelType w:val="multilevel"/>
    <w:tmpl w:val="D75C5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BF5102"/>
    <w:multiLevelType w:val="hybridMultilevel"/>
    <w:tmpl w:val="7DA82FD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629365B"/>
    <w:multiLevelType w:val="hybridMultilevel"/>
    <w:tmpl w:val="A46A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754FD4"/>
    <w:multiLevelType w:val="multilevel"/>
    <w:tmpl w:val="A27CDC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9A1887"/>
    <w:multiLevelType w:val="hybridMultilevel"/>
    <w:tmpl w:val="69741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1E5886"/>
    <w:multiLevelType w:val="multilevel"/>
    <w:tmpl w:val="CFB84B5E"/>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9" w15:restartNumberingAfterBreak="0">
    <w:nsid w:val="34E858D4"/>
    <w:multiLevelType w:val="hybridMultilevel"/>
    <w:tmpl w:val="E7EE1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BD5D24"/>
    <w:multiLevelType w:val="hybridMultilevel"/>
    <w:tmpl w:val="03AEA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773794"/>
    <w:multiLevelType w:val="hybridMultilevel"/>
    <w:tmpl w:val="D0D86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4748A2"/>
    <w:multiLevelType w:val="hybridMultilevel"/>
    <w:tmpl w:val="E0385442"/>
    <w:lvl w:ilvl="0" w:tplc="6D04B42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8A5D32"/>
    <w:multiLevelType w:val="hybridMultilevel"/>
    <w:tmpl w:val="4ED6CF1A"/>
    <w:lvl w:ilvl="0" w:tplc="BCD84FB6">
      <w:numFmt w:val="bullet"/>
      <w:lvlText w:val=""/>
      <w:lvlJc w:val="left"/>
      <w:pPr>
        <w:ind w:left="720" w:hanging="360"/>
      </w:pPr>
      <w:rPr>
        <w:rFonts w:ascii="Wingdings" w:eastAsia="TimesLTStd-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837B5F"/>
    <w:multiLevelType w:val="hybridMultilevel"/>
    <w:tmpl w:val="9FC85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295AB0"/>
    <w:multiLevelType w:val="hybridMultilevel"/>
    <w:tmpl w:val="B11645B4"/>
    <w:lvl w:ilvl="0" w:tplc="6D04B42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637927"/>
    <w:multiLevelType w:val="multilevel"/>
    <w:tmpl w:val="628AA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391540"/>
    <w:multiLevelType w:val="hybridMultilevel"/>
    <w:tmpl w:val="E2AC9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CD2D01"/>
    <w:multiLevelType w:val="multilevel"/>
    <w:tmpl w:val="6070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C4649C8"/>
    <w:multiLevelType w:val="multilevel"/>
    <w:tmpl w:val="6D12EA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F22ACA"/>
    <w:multiLevelType w:val="multilevel"/>
    <w:tmpl w:val="825C8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0301EE"/>
    <w:multiLevelType w:val="multilevel"/>
    <w:tmpl w:val="52C0E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59576913">
    <w:abstractNumId w:val="19"/>
  </w:num>
  <w:num w:numId="2" w16cid:durableId="268465939">
    <w:abstractNumId w:val="14"/>
  </w:num>
  <w:num w:numId="3" w16cid:durableId="888538901">
    <w:abstractNumId w:val="13"/>
  </w:num>
  <w:num w:numId="4" w16cid:durableId="2025932695">
    <w:abstractNumId w:val="12"/>
  </w:num>
  <w:num w:numId="5" w16cid:durableId="125509672">
    <w:abstractNumId w:val="15"/>
  </w:num>
  <w:num w:numId="6" w16cid:durableId="86116063">
    <w:abstractNumId w:val="4"/>
  </w:num>
  <w:num w:numId="7" w16cid:durableId="1406490914">
    <w:abstractNumId w:val="11"/>
  </w:num>
  <w:num w:numId="8" w16cid:durableId="622343980">
    <w:abstractNumId w:val="8"/>
  </w:num>
  <w:num w:numId="9" w16cid:durableId="1723095782">
    <w:abstractNumId w:val="0"/>
  </w:num>
  <w:num w:numId="10" w16cid:durableId="346254735">
    <w:abstractNumId w:val="21"/>
  </w:num>
  <w:num w:numId="11" w16cid:durableId="948270295">
    <w:abstractNumId w:val="10"/>
  </w:num>
  <w:num w:numId="12" w16cid:durableId="50347278">
    <w:abstractNumId w:val="6"/>
  </w:num>
  <w:num w:numId="13" w16cid:durableId="768278608">
    <w:abstractNumId w:val="6"/>
    <w:lvlOverride w:ilvl="1">
      <w:lvl w:ilvl="1">
        <w:numFmt w:val="decimal"/>
        <w:lvlText w:val="%2."/>
        <w:lvlJc w:val="left"/>
      </w:lvl>
    </w:lvlOverride>
  </w:num>
  <w:num w:numId="14" w16cid:durableId="1072040227">
    <w:abstractNumId w:val="5"/>
  </w:num>
  <w:num w:numId="15" w16cid:durableId="1834418523">
    <w:abstractNumId w:val="7"/>
  </w:num>
  <w:num w:numId="16" w16cid:durableId="630789855">
    <w:abstractNumId w:val="2"/>
  </w:num>
  <w:num w:numId="17" w16cid:durableId="560093134">
    <w:abstractNumId w:val="3"/>
  </w:num>
  <w:num w:numId="18" w16cid:durableId="1249575478">
    <w:abstractNumId w:val="20"/>
  </w:num>
  <w:num w:numId="19" w16cid:durableId="586616028">
    <w:abstractNumId w:val="17"/>
  </w:num>
  <w:num w:numId="20" w16cid:durableId="1615363361">
    <w:abstractNumId w:val="9"/>
  </w:num>
  <w:num w:numId="21" w16cid:durableId="974455644">
    <w:abstractNumId w:val="1"/>
  </w:num>
  <w:num w:numId="22" w16cid:durableId="631406186">
    <w:abstractNumId w:val="18"/>
  </w:num>
  <w:num w:numId="23" w16cid:durableId="1957442118">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iei, Vahid">
    <w15:presenceInfo w15:providerId="AD" w15:userId="S::rafieiva@msu.edu::31f963d8-d2fe-4609-b63a-a54fbb620b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zNzQ3MjE2NDYzNjZW0lEKTi0uzszPAykwrAUA/psSXCwAAAA="/>
  </w:docVars>
  <w:rsids>
    <w:rsidRoot w:val="00311A95"/>
    <w:rsid w:val="000175F1"/>
    <w:rsid w:val="001C11C4"/>
    <w:rsid w:val="00311A95"/>
    <w:rsid w:val="00313D02"/>
    <w:rsid w:val="00374138"/>
    <w:rsid w:val="003E4794"/>
    <w:rsid w:val="003F04DA"/>
    <w:rsid w:val="006C50F7"/>
    <w:rsid w:val="0071240A"/>
    <w:rsid w:val="007909CB"/>
    <w:rsid w:val="007A7A9C"/>
    <w:rsid w:val="009A112D"/>
    <w:rsid w:val="009E3264"/>
    <w:rsid w:val="00A447F3"/>
    <w:rsid w:val="00AC6A05"/>
    <w:rsid w:val="00AC6AD0"/>
    <w:rsid w:val="00AF7C85"/>
    <w:rsid w:val="00B97294"/>
    <w:rsid w:val="00C85771"/>
    <w:rsid w:val="00D259DD"/>
    <w:rsid w:val="00DA2098"/>
    <w:rsid w:val="00E875D0"/>
    <w:rsid w:val="00EA3BC2"/>
    <w:rsid w:val="00F01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2C905"/>
  <w15:chartTrackingRefBased/>
  <w15:docId w15:val="{FCD84EA1-BD05-43D0-9266-F82B93C4E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A95"/>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311A95"/>
    <w:pPr>
      <w:spacing w:line="240" w:lineRule="auto"/>
    </w:pPr>
    <w:rPr>
      <w:rFonts w:asciiTheme="majorBidi" w:hAnsiTheme="majorBidi"/>
      <w:color w:val="000000" w:themeColor="text1"/>
      <w:sz w:val="22"/>
      <w:szCs w:val="24"/>
    </w:rPr>
  </w:style>
  <w:style w:type="paragraph" w:styleId="Bibliography">
    <w:name w:val="Bibliography"/>
    <w:basedOn w:val="Normal"/>
    <w:next w:val="Normal"/>
    <w:uiPriority w:val="37"/>
    <w:semiHidden/>
    <w:unhideWhenUsed/>
    <w:rsid w:val="000175F1"/>
  </w:style>
  <w:style w:type="paragraph" w:styleId="NormalWeb">
    <w:name w:val="Normal (Web)"/>
    <w:basedOn w:val="Normal"/>
    <w:uiPriority w:val="99"/>
    <w:semiHidden/>
    <w:unhideWhenUsed/>
    <w:rsid w:val="00EA3BC2"/>
    <w:pPr>
      <w:spacing w:before="100" w:beforeAutospacing="1" w:after="100" w:afterAutospacing="1" w:line="240" w:lineRule="auto"/>
    </w:pPr>
    <w:rPr>
      <w:rFonts w:eastAsia="Times New Roman" w:cs="Times New Roman"/>
      <w:szCs w:val="24"/>
    </w:rPr>
  </w:style>
  <w:style w:type="paragraph" w:styleId="NoSpacing">
    <w:name w:val="No Spacing"/>
    <w:uiPriority w:val="1"/>
    <w:qFormat/>
    <w:rsid w:val="00EA3BC2"/>
    <w:pPr>
      <w:spacing w:after="0" w:line="240" w:lineRule="auto"/>
    </w:pPr>
    <w:rPr>
      <w:rFonts w:ascii="Times New Roman" w:hAnsi="Times New Roman"/>
      <w:sz w:val="24"/>
    </w:rPr>
  </w:style>
  <w:style w:type="paragraph" w:styleId="ListParagraph">
    <w:name w:val="List Paragraph"/>
    <w:basedOn w:val="Normal"/>
    <w:uiPriority w:val="34"/>
    <w:qFormat/>
    <w:rsid w:val="001C11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28340">
      <w:bodyDiv w:val="1"/>
      <w:marLeft w:val="0"/>
      <w:marRight w:val="0"/>
      <w:marTop w:val="0"/>
      <w:marBottom w:val="0"/>
      <w:divBdr>
        <w:top w:val="none" w:sz="0" w:space="0" w:color="auto"/>
        <w:left w:val="none" w:sz="0" w:space="0" w:color="auto"/>
        <w:bottom w:val="none" w:sz="0" w:space="0" w:color="auto"/>
        <w:right w:val="none" w:sz="0" w:space="0" w:color="auto"/>
      </w:divBdr>
    </w:div>
    <w:div w:id="269778125">
      <w:bodyDiv w:val="1"/>
      <w:marLeft w:val="0"/>
      <w:marRight w:val="0"/>
      <w:marTop w:val="0"/>
      <w:marBottom w:val="0"/>
      <w:divBdr>
        <w:top w:val="none" w:sz="0" w:space="0" w:color="auto"/>
        <w:left w:val="none" w:sz="0" w:space="0" w:color="auto"/>
        <w:bottom w:val="none" w:sz="0" w:space="0" w:color="auto"/>
        <w:right w:val="none" w:sz="0" w:space="0" w:color="auto"/>
      </w:divBdr>
    </w:div>
    <w:div w:id="366685650">
      <w:bodyDiv w:val="1"/>
      <w:marLeft w:val="0"/>
      <w:marRight w:val="0"/>
      <w:marTop w:val="0"/>
      <w:marBottom w:val="0"/>
      <w:divBdr>
        <w:top w:val="none" w:sz="0" w:space="0" w:color="auto"/>
        <w:left w:val="none" w:sz="0" w:space="0" w:color="auto"/>
        <w:bottom w:val="none" w:sz="0" w:space="0" w:color="auto"/>
        <w:right w:val="none" w:sz="0" w:space="0" w:color="auto"/>
      </w:divBdr>
    </w:div>
    <w:div w:id="441533418">
      <w:bodyDiv w:val="1"/>
      <w:marLeft w:val="0"/>
      <w:marRight w:val="0"/>
      <w:marTop w:val="0"/>
      <w:marBottom w:val="0"/>
      <w:divBdr>
        <w:top w:val="none" w:sz="0" w:space="0" w:color="auto"/>
        <w:left w:val="none" w:sz="0" w:space="0" w:color="auto"/>
        <w:bottom w:val="none" w:sz="0" w:space="0" w:color="auto"/>
        <w:right w:val="none" w:sz="0" w:space="0" w:color="auto"/>
      </w:divBdr>
    </w:div>
    <w:div w:id="576288153">
      <w:bodyDiv w:val="1"/>
      <w:marLeft w:val="0"/>
      <w:marRight w:val="0"/>
      <w:marTop w:val="0"/>
      <w:marBottom w:val="0"/>
      <w:divBdr>
        <w:top w:val="none" w:sz="0" w:space="0" w:color="auto"/>
        <w:left w:val="none" w:sz="0" w:space="0" w:color="auto"/>
        <w:bottom w:val="none" w:sz="0" w:space="0" w:color="auto"/>
        <w:right w:val="none" w:sz="0" w:space="0" w:color="auto"/>
      </w:divBdr>
    </w:div>
    <w:div w:id="601374835">
      <w:bodyDiv w:val="1"/>
      <w:marLeft w:val="0"/>
      <w:marRight w:val="0"/>
      <w:marTop w:val="0"/>
      <w:marBottom w:val="0"/>
      <w:divBdr>
        <w:top w:val="none" w:sz="0" w:space="0" w:color="auto"/>
        <w:left w:val="none" w:sz="0" w:space="0" w:color="auto"/>
        <w:bottom w:val="none" w:sz="0" w:space="0" w:color="auto"/>
        <w:right w:val="none" w:sz="0" w:space="0" w:color="auto"/>
      </w:divBdr>
    </w:div>
    <w:div w:id="701786369">
      <w:bodyDiv w:val="1"/>
      <w:marLeft w:val="0"/>
      <w:marRight w:val="0"/>
      <w:marTop w:val="0"/>
      <w:marBottom w:val="0"/>
      <w:divBdr>
        <w:top w:val="none" w:sz="0" w:space="0" w:color="auto"/>
        <w:left w:val="none" w:sz="0" w:space="0" w:color="auto"/>
        <w:bottom w:val="none" w:sz="0" w:space="0" w:color="auto"/>
        <w:right w:val="none" w:sz="0" w:space="0" w:color="auto"/>
      </w:divBdr>
    </w:div>
    <w:div w:id="753434104">
      <w:bodyDiv w:val="1"/>
      <w:marLeft w:val="0"/>
      <w:marRight w:val="0"/>
      <w:marTop w:val="0"/>
      <w:marBottom w:val="0"/>
      <w:divBdr>
        <w:top w:val="none" w:sz="0" w:space="0" w:color="auto"/>
        <w:left w:val="none" w:sz="0" w:space="0" w:color="auto"/>
        <w:bottom w:val="none" w:sz="0" w:space="0" w:color="auto"/>
        <w:right w:val="none" w:sz="0" w:space="0" w:color="auto"/>
      </w:divBdr>
    </w:div>
    <w:div w:id="808786094">
      <w:bodyDiv w:val="1"/>
      <w:marLeft w:val="0"/>
      <w:marRight w:val="0"/>
      <w:marTop w:val="0"/>
      <w:marBottom w:val="0"/>
      <w:divBdr>
        <w:top w:val="none" w:sz="0" w:space="0" w:color="auto"/>
        <w:left w:val="none" w:sz="0" w:space="0" w:color="auto"/>
        <w:bottom w:val="none" w:sz="0" w:space="0" w:color="auto"/>
        <w:right w:val="none" w:sz="0" w:space="0" w:color="auto"/>
      </w:divBdr>
    </w:div>
    <w:div w:id="992444393">
      <w:bodyDiv w:val="1"/>
      <w:marLeft w:val="0"/>
      <w:marRight w:val="0"/>
      <w:marTop w:val="0"/>
      <w:marBottom w:val="0"/>
      <w:divBdr>
        <w:top w:val="none" w:sz="0" w:space="0" w:color="auto"/>
        <w:left w:val="none" w:sz="0" w:space="0" w:color="auto"/>
        <w:bottom w:val="none" w:sz="0" w:space="0" w:color="auto"/>
        <w:right w:val="none" w:sz="0" w:space="0" w:color="auto"/>
      </w:divBdr>
    </w:div>
    <w:div w:id="1317881359">
      <w:bodyDiv w:val="1"/>
      <w:marLeft w:val="0"/>
      <w:marRight w:val="0"/>
      <w:marTop w:val="0"/>
      <w:marBottom w:val="0"/>
      <w:divBdr>
        <w:top w:val="none" w:sz="0" w:space="0" w:color="auto"/>
        <w:left w:val="none" w:sz="0" w:space="0" w:color="auto"/>
        <w:bottom w:val="none" w:sz="0" w:space="0" w:color="auto"/>
        <w:right w:val="none" w:sz="0" w:space="0" w:color="auto"/>
      </w:divBdr>
      <w:divsChild>
        <w:div w:id="783307611">
          <w:marLeft w:val="0"/>
          <w:marRight w:val="0"/>
          <w:marTop w:val="0"/>
          <w:marBottom w:val="0"/>
          <w:divBdr>
            <w:top w:val="single" w:sz="2" w:space="0" w:color="D9D9E3"/>
            <w:left w:val="single" w:sz="2" w:space="0" w:color="D9D9E3"/>
            <w:bottom w:val="single" w:sz="2" w:space="0" w:color="D9D9E3"/>
            <w:right w:val="single" w:sz="2" w:space="0" w:color="D9D9E3"/>
          </w:divBdr>
          <w:divsChild>
            <w:div w:id="1793134844">
              <w:marLeft w:val="0"/>
              <w:marRight w:val="0"/>
              <w:marTop w:val="0"/>
              <w:marBottom w:val="0"/>
              <w:divBdr>
                <w:top w:val="single" w:sz="2" w:space="0" w:color="D9D9E3"/>
                <w:left w:val="single" w:sz="2" w:space="0" w:color="D9D9E3"/>
                <w:bottom w:val="single" w:sz="2" w:space="0" w:color="D9D9E3"/>
                <w:right w:val="single" w:sz="2" w:space="0" w:color="D9D9E3"/>
              </w:divBdr>
              <w:divsChild>
                <w:div w:id="798962778">
                  <w:marLeft w:val="0"/>
                  <w:marRight w:val="0"/>
                  <w:marTop w:val="0"/>
                  <w:marBottom w:val="0"/>
                  <w:divBdr>
                    <w:top w:val="single" w:sz="2" w:space="0" w:color="D9D9E3"/>
                    <w:left w:val="single" w:sz="2" w:space="0" w:color="D9D9E3"/>
                    <w:bottom w:val="single" w:sz="2" w:space="0" w:color="D9D9E3"/>
                    <w:right w:val="single" w:sz="2" w:space="0" w:color="D9D9E3"/>
                  </w:divBdr>
                  <w:divsChild>
                    <w:div w:id="812605311">
                      <w:marLeft w:val="0"/>
                      <w:marRight w:val="0"/>
                      <w:marTop w:val="0"/>
                      <w:marBottom w:val="0"/>
                      <w:divBdr>
                        <w:top w:val="single" w:sz="2" w:space="0" w:color="D9D9E3"/>
                        <w:left w:val="single" w:sz="2" w:space="0" w:color="D9D9E3"/>
                        <w:bottom w:val="single" w:sz="2" w:space="0" w:color="D9D9E3"/>
                        <w:right w:val="single" w:sz="2" w:space="0" w:color="D9D9E3"/>
                      </w:divBdr>
                      <w:divsChild>
                        <w:div w:id="1565219581">
                          <w:marLeft w:val="0"/>
                          <w:marRight w:val="0"/>
                          <w:marTop w:val="0"/>
                          <w:marBottom w:val="0"/>
                          <w:divBdr>
                            <w:top w:val="single" w:sz="2" w:space="0" w:color="auto"/>
                            <w:left w:val="single" w:sz="2" w:space="0" w:color="auto"/>
                            <w:bottom w:val="single" w:sz="6" w:space="0" w:color="auto"/>
                            <w:right w:val="single" w:sz="2" w:space="0" w:color="auto"/>
                          </w:divBdr>
                          <w:divsChild>
                            <w:div w:id="19989184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7280658">
                                  <w:marLeft w:val="0"/>
                                  <w:marRight w:val="0"/>
                                  <w:marTop w:val="0"/>
                                  <w:marBottom w:val="0"/>
                                  <w:divBdr>
                                    <w:top w:val="single" w:sz="2" w:space="0" w:color="D9D9E3"/>
                                    <w:left w:val="single" w:sz="2" w:space="0" w:color="D9D9E3"/>
                                    <w:bottom w:val="single" w:sz="2" w:space="0" w:color="D9D9E3"/>
                                    <w:right w:val="single" w:sz="2" w:space="0" w:color="D9D9E3"/>
                                  </w:divBdr>
                                  <w:divsChild>
                                    <w:div w:id="1135372196">
                                      <w:marLeft w:val="0"/>
                                      <w:marRight w:val="0"/>
                                      <w:marTop w:val="0"/>
                                      <w:marBottom w:val="0"/>
                                      <w:divBdr>
                                        <w:top w:val="single" w:sz="2" w:space="0" w:color="D9D9E3"/>
                                        <w:left w:val="single" w:sz="2" w:space="0" w:color="D9D9E3"/>
                                        <w:bottom w:val="single" w:sz="2" w:space="0" w:color="D9D9E3"/>
                                        <w:right w:val="single" w:sz="2" w:space="0" w:color="D9D9E3"/>
                                      </w:divBdr>
                                      <w:divsChild>
                                        <w:div w:id="1518546609">
                                          <w:marLeft w:val="0"/>
                                          <w:marRight w:val="0"/>
                                          <w:marTop w:val="0"/>
                                          <w:marBottom w:val="0"/>
                                          <w:divBdr>
                                            <w:top w:val="single" w:sz="2" w:space="0" w:color="D9D9E3"/>
                                            <w:left w:val="single" w:sz="2" w:space="0" w:color="D9D9E3"/>
                                            <w:bottom w:val="single" w:sz="2" w:space="0" w:color="D9D9E3"/>
                                            <w:right w:val="single" w:sz="2" w:space="0" w:color="D9D9E3"/>
                                          </w:divBdr>
                                          <w:divsChild>
                                            <w:div w:id="1686635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0756319">
          <w:marLeft w:val="0"/>
          <w:marRight w:val="0"/>
          <w:marTop w:val="0"/>
          <w:marBottom w:val="0"/>
          <w:divBdr>
            <w:top w:val="none" w:sz="0" w:space="0" w:color="auto"/>
            <w:left w:val="none" w:sz="0" w:space="0" w:color="auto"/>
            <w:bottom w:val="none" w:sz="0" w:space="0" w:color="auto"/>
            <w:right w:val="none" w:sz="0" w:space="0" w:color="auto"/>
          </w:divBdr>
          <w:divsChild>
            <w:div w:id="1701859471">
              <w:marLeft w:val="0"/>
              <w:marRight w:val="0"/>
              <w:marTop w:val="0"/>
              <w:marBottom w:val="0"/>
              <w:divBdr>
                <w:top w:val="single" w:sz="2" w:space="0" w:color="D9D9E3"/>
                <w:left w:val="single" w:sz="2" w:space="0" w:color="D9D9E3"/>
                <w:bottom w:val="single" w:sz="2" w:space="0" w:color="D9D9E3"/>
                <w:right w:val="single" w:sz="2" w:space="0" w:color="D9D9E3"/>
              </w:divBdr>
              <w:divsChild>
                <w:div w:id="136075336">
                  <w:marLeft w:val="0"/>
                  <w:marRight w:val="0"/>
                  <w:marTop w:val="0"/>
                  <w:marBottom w:val="0"/>
                  <w:divBdr>
                    <w:top w:val="single" w:sz="2" w:space="0" w:color="D9D9E3"/>
                    <w:left w:val="single" w:sz="2" w:space="0" w:color="D9D9E3"/>
                    <w:bottom w:val="single" w:sz="2" w:space="0" w:color="D9D9E3"/>
                    <w:right w:val="single" w:sz="2" w:space="0" w:color="D9D9E3"/>
                  </w:divBdr>
                  <w:divsChild>
                    <w:div w:id="1933585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8290757">
      <w:bodyDiv w:val="1"/>
      <w:marLeft w:val="0"/>
      <w:marRight w:val="0"/>
      <w:marTop w:val="0"/>
      <w:marBottom w:val="0"/>
      <w:divBdr>
        <w:top w:val="none" w:sz="0" w:space="0" w:color="auto"/>
        <w:left w:val="none" w:sz="0" w:space="0" w:color="auto"/>
        <w:bottom w:val="none" w:sz="0" w:space="0" w:color="auto"/>
        <w:right w:val="none" w:sz="0" w:space="0" w:color="auto"/>
      </w:divBdr>
    </w:div>
    <w:div w:id="1458405098">
      <w:bodyDiv w:val="1"/>
      <w:marLeft w:val="0"/>
      <w:marRight w:val="0"/>
      <w:marTop w:val="0"/>
      <w:marBottom w:val="0"/>
      <w:divBdr>
        <w:top w:val="none" w:sz="0" w:space="0" w:color="auto"/>
        <w:left w:val="none" w:sz="0" w:space="0" w:color="auto"/>
        <w:bottom w:val="none" w:sz="0" w:space="0" w:color="auto"/>
        <w:right w:val="none" w:sz="0" w:space="0" w:color="auto"/>
      </w:divBdr>
    </w:div>
    <w:div w:id="1609584230">
      <w:bodyDiv w:val="1"/>
      <w:marLeft w:val="0"/>
      <w:marRight w:val="0"/>
      <w:marTop w:val="0"/>
      <w:marBottom w:val="0"/>
      <w:divBdr>
        <w:top w:val="none" w:sz="0" w:space="0" w:color="auto"/>
        <w:left w:val="none" w:sz="0" w:space="0" w:color="auto"/>
        <w:bottom w:val="none" w:sz="0" w:space="0" w:color="auto"/>
        <w:right w:val="none" w:sz="0" w:space="0" w:color="auto"/>
      </w:divBdr>
    </w:div>
    <w:div w:id="1850290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39D1D9-774C-495A-8A1D-FF3ADDA31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21</Pages>
  <Words>3717</Words>
  <Characters>21187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Rafiei, Vahid</dc:creator>
  <cp:keywords/>
  <dc:description/>
  <cp:lastModifiedBy>Rafiei, Vahid</cp:lastModifiedBy>
  <cp:revision>4</cp:revision>
  <dcterms:created xsi:type="dcterms:W3CDTF">2022-09-26T13:16:00Z</dcterms:created>
  <dcterms:modified xsi:type="dcterms:W3CDTF">2023-04-09T01:52:00Z</dcterms:modified>
</cp:coreProperties>
</file>